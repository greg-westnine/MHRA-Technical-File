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2C7943" w14:textId="77777777" w:rsidR="003F06D8" w:rsidRPr="002A3015" w:rsidRDefault="003F06D8" w:rsidP="0097264E">
      <w:pPr>
        <w:rPr>
          <w:rFonts w:cs="NewsGothicMT-Bold"/>
          <w:color w:val="63D846"/>
        </w:rPr>
      </w:pPr>
      <w:bookmarkStart w:id="0" w:name="h.2idwsiw3etwm" w:colFirst="0" w:colLast="0"/>
      <w:bookmarkStart w:id="1" w:name="_GoBack"/>
      <w:bookmarkEnd w:id="0"/>
      <w:bookmarkEnd w:id="1"/>
      <w:r w:rsidRPr="002A3015">
        <w:rPr>
          <w:noProof/>
          <w:lang w:eastAsia="en-GB"/>
        </w:rPr>
        <w:drawing>
          <wp:anchor distT="0" distB="0" distL="114300" distR="114300" simplePos="0" relativeHeight="251659264" behindDoc="0" locked="0" layoutInCell="1" allowOverlap="1" wp14:anchorId="710D4260" wp14:editId="24B8433B">
            <wp:simplePos x="0" y="0"/>
            <wp:positionH relativeFrom="column">
              <wp:posOffset>1880235</wp:posOffset>
            </wp:positionH>
            <wp:positionV relativeFrom="paragraph">
              <wp:posOffset>546</wp:posOffset>
            </wp:positionV>
            <wp:extent cx="1979295" cy="858520"/>
            <wp:effectExtent l="0" t="0" r="1905" b="5080"/>
            <wp:wrapSquare wrapText="bothSides"/>
            <wp:docPr id="3" name="Picture 3" descr="../Branding/Icons/equality%20time%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anding/Icons/equality%20time%20logo.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6377" t="18018" r="14520" b="21176"/>
                    <a:stretch/>
                  </pic:blipFill>
                  <pic:spPr bwMode="auto">
                    <a:xfrm>
                      <a:off x="0" y="0"/>
                      <a:ext cx="1979295" cy="858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34EED5" w14:textId="77777777" w:rsidR="003F06D8" w:rsidRPr="002A3015" w:rsidRDefault="003F06D8" w:rsidP="0097264E">
      <w:pPr>
        <w:rPr>
          <w:lang w:eastAsia="en-GB"/>
        </w:rPr>
      </w:pPr>
    </w:p>
    <w:p w14:paraId="77BB4601" w14:textId="77777777" w:rsidR="003F06D8" w:rsidRPr="002A3015" w:rsidRDefault="003F06D8" w:rsidP="0097264E">
      <w:pPr>
        <w:rPr>
          <w:lang w:eastAsia="en-GB"/>
        </w:rPr>
      </w:pPr>
    </w:p>
    <w:p w14:paraId="66799264" w14:textId="77777777" w:rsidR="003F06D8" w:rsidRPr="002A3015" w:rsidRDefault="003F06D8" w:rsidP="0097264E">
      <w:pPr>
        <w:rPr>
          <w:lang w:eastAsia="en-GB"/>
        </w:rPr>
      </w:pPr>
    </w:p>
    <w:p w14:paraId="60F1F43F" w14:textId="77777777" w:rsidR="003F06D8" w:rsidRPr="002A3015" w:rsidRDefault="003F06D8" w:rsidP="0097264E">
      <w:pPr>
        <w:rPr>
          <w:lang w:eastAsia="en-GB"/>
        </w:rPr>
      </w:pPr>
    </w:p>
    <w:p w14:paraId="3D3400A2" w14:textId="73CC99F2" w:rsidR="003F06D8" w:rsidRPr="002A3015" w:rsidDel="001F4491" w:rsidRDefault="003F06D8" w:rsidP="0097264E">
      <w:pPr>
        <w:rPr>
          <w:del w:id="2" w:author="greg.smart" w:date="2018-10-16T09:34:00Z"/>
          <w:lang w:eastAsia="en-GB"/>
        </w:rPr>
      </w:pPr>
    </w:p>
    <w:p w14:paraId="0F092856" w14:textId="0B3AD4B3" w:rsidR="003F06D8" w:rsidDel="001F4491" w:rsidRDefault="003F06D8" w:rsidP="0097264E">
      <w:pPr>
        <w:rPr>
          <w:del w:id="3" w:author="greg.smart" w:date="2018-10-16T09:34:00Z"/>
          <w:lang w:eastAsia="en-GB"/>
        </w:rPr>
      </w:pPr>
    </w:p>
    <w:p w14:paraId="6D5D2AC7" w14:textId="6AFE8D33" w:rsidR="003F06D8" w:rsidDel="001F4491" w:rsidRDefault="003F06D8" w:rsidP="0097264E">
      <w:pPr>
        <w:rPr>
          <w:del w:id="4" w:author="greg.smart" w:date="2018-10-16T09:34:00Z"/>
          <w:lang w:eastAsia="en-GB"/>
        </w:rPr>
      </w:pPr>
    </w:p>
    <w:p w14:paraId="2A3F15B2" w14:textId="77777777" w:rsidR="003F06D8" w:rsidRPr="001F4491" w:rsidRDefault="003F06D8" w:rsidP="001F4491">
      <w:pPr>
        <w:spacing w:before="200" w:after="200" w:line="276" w:lineRule="auto"/>
        <w:ind w:firstLine="160"/>
        <w:jc w:val="center"/>
        <w:rPr>
          <w:rFonts w:eastAsiaTheme="minorEastAsia"/>
          <w:i/>
          <w:sz w:val="16"/>
          <w:szCs w:val="16"/>
          <w:lang w:eastAsia="en-GB"/>
          <w:rPrChange w:id="5" w:author="greg.smart" w:date="2018-10-16T09:34:00Z">
            <w:rPr>
              <w:lang w:eastAsia="en-GB"/>
            </w:rPr>
          </w:rPrChange>
        </w:rPr>
        <w:pPrChange w:id="6" w:author="greg.smart" w:date="2018-10-16T09:34:00Z">
          <w:pPr/>
        </w:pPrChange>
      </w:pPr>
      <w:proofErr w:type="spellStart"/>
      <w:proofErr w:type="gramStart"/>
      <w:r w:rsidRPr="001F4491">
        <w:rPr>
          <w:rFonts w:eastAsiaTheme="minorEastAsia"/>
          <w:i/>
          <w:sz w:val="16"/>
          <w:szCs w:val="16"/>
          <w:lang w:eastAsia="en-GB"/>
          <w:rPrChange w:id="7" w:author="greg.smart" w:date="2018-10-16T09:34:00Z">
            <w:rPr>
              <w:lang w:eastAsia="en-GB"/>
            </w:rPr>
          </w:rPrChange>
        </w:rPr>
        <w:t>eQuality</w:t>
      </w:r>
      <w:proofErr w:type="spellEnd"/>
      <w:proofErr w:type="gramEnd"/>
      <w:r w:rsidRPr="001F4491">
        <w:rPr>
          <w:rFonts w:eastAsiaTheme="minorEastAsia"/>
          <w:i/>
          <w:sz w:val="16"/>
          <w:szCs w:val="16"/>
          <w:lang w:eastAsia="en-GB"/>
          <w:rPrChange w:id="8" w:author="greg.smart" w:date="2018-10-16T09:34:00Z">
            <w:rPr>
              <w:lang w:eastAsia="en-GB"/>
            </w:rPr>
          </w:rPrChange>
        </w:rPr>
        <w:t xml:space="preserve"> Time, 68 Truro Gardens, Luton, LU3 2AP</w:t>
      </w:r>
    </w:p>
    <w:p w14:paraId="51301BD0" w14:textId="77777777" w:rsidR="003F06D8" w:rsidRDefault="003F06D8" w:rsidP="0097264E">
      <w:pPr>
        <w:pStyle w:val="Title"/>
      </w:pPr>
    </w:p>
    <w:p w14:paraId="3DA7E5B6" w14:textId="21166D60" w:rsidR="003F06D8" w:rsidRDefault="003F06D8" w:rsidP="0097264E">
      <w:pPr>
        <w:pStyle w:val="Title"/>
      </w:pPr>
      <w:del w:id="9" w:author="greg.smart" w:date="2018-10-16T09:34:00Z">
        <w:r w:rsidDel="001F4491">
          <w:delText>eQuality Time</w:delText>
        </w:r>
      </w:del>
      <w:ins w:id="10" w:author="greg.smart" w:date="2018-10-16T09:34:00Z">
        <w:r w:rsidR="001F4491">
          <w:t xml:space="preserve">Device Description for </w:t>
        </w:r>
      </w:ins>
    </w:p>
    <w:p w14:paraId="0C6BF304" w14:textId="77777777" w:rsidR="001F4491" w:rsidRDefault="001F4491" w:rsidP="008D18EF">
      <w:pPr>
        <w:pStyle w:val="Subtitle"/>
        <w:rPr>
          <w:ins w:id="11" w:author="greg.smart" w:date="2018-10-16T09:34:00Z"/>
        </w:rPr>
      </w:pPr>
      <w:bookmarkStart w:id="12" w:name="h.kcyv81e5c04w" w:colFirst="0" w:colLast="0"/>
      <w:bookmarkEnd w:id="12"/>
      <w:ins w:id="13" w:author="greg.smart" w:date="2018-10-16T09:34:00Z">
        <w:r>
          <w:t xml:space="preserve">The </w:t>
        </w:r>
      </w:ins>
      <w:r w:rsidR="004B6A34">
        <w:t xml:space="preserve">Open Voice Factory </w:t>
      </w:r>
      <w:del w:id="14" w:author="greg.smart" w:date="2018-10-16T09:34:00Z">
        <w:r w:rsidR="004B6A34" w:rsidDel="001F4491">
          <w:delText>Device Description</w:delText>
        </w:r>
        <w:r w:rsidR="00BD2376" w:rsidDel="001F4491">
          <w:delText xml:space="preserve">. </w:delText>
        </w:r>
      </w:del>
    </w:p>
    <w:p w14:paraId="295BD8CA" w14:textId="77777777" w:rsidR="001F4491" w:rsidRDefault="001F4491" w:rsidP="008D18EF">
      <w:pPr>
        <w:pStyle w:val="Subtitle"/>
        <w:rPr>
          <w:ins w:id="15" w:author="greg.smart" w:date="2018-10-16T09:34:00Z"/>
        </w:rPr>
      </w:pPr>
    </w:p>
    <w:p w14:paraId="6D244737" w14:textId="245699ED" w:rsidR="003F06D8" w:rsidRPr="008D18EF" w:rsidRDefault="00BD2376" w:rsidP="008D18EF">
      <w:pPr>
        <w:pStyle w:val="Subtitle"/>
      </w:pPr>
      <w:r>
        <w:t>Version 0.</w:t>
      </w:r>
      <w:ins w:id="16" w:author="greg.smart" w:date="2018-10-16T09:21:00Z">
        <w:r w:rsidR="00DF4869">
          <w:t>8</w:t>
        </w:r>
      </w:ins>
      <w:del w:id="17" w:author="greg.smart" w:date="2018-10-16T09:21:00Z">
        <w:r w:rsidR="00E94CF0" w:rsidDel="00DF4869">
          <w:delText>7</w:delText>
        </w:r>
      </w:del>
    </w:p>
    <w:p w14:paraId="19F9F0AE" w14:textId="5A60EE53" w:rsidR="00BD2376" w:rsidRPr="004B6A34" w:rsidRDefault="00BD2376" w:rsidP="004B6A34"/>
    <w:tbl>
      <w:tblPr>
        <w:tblStyle w:val="TableGrid"/>
        <w:tblW w:w="0" w:type="auto"/>
        <w:tblLook w:val="04A0" w:firstRow="1" w:lastRow="0" w:firstColumn="1" w:lastColumn="0" w:noHBand="0" w:noVBand="1"/>
      </w:tblPr>
      <w:tblGrid>
        <w:gridCol w:w="4505"/>
        <w:gridCol w:w="4505"/>
      </w:tblGrid>
      <w:tr w:rsidR="00C413AA" w14:paraId="34DA4201" w14:textId="77777777" w:rsidTr="00BD2376">
        <w:trPr>
          <w:ins w:id="18" w:author="greg.smart" w:date="2018-10-16T09:30:00Z"/>
        </w:trPr>
        <w:tc>
          <w:tcPr>
            <w:tcW w:w="4505" w:type="dxa"/>
          </w:tcPr>
          <w:p w14:paraId="68CE8353" w14:textId="3422E54C" w:rsidR="00C413AA" w:rsidRPr="004B6A34" w:rsidRDefault="00C413AA" w:rsidP="004B6A34">
            <w:pPr>
              <w:rPr>
                <w:ins w:id="19" w:author="greg.smart" w:date="2018-10-16T09:30:00Z"/>
              </w:rPr>
            </w:pPr>
            <w:ins w:id="20" w:author="greg.smart" w:date="2018-10-16T09:30:00Z">
              <w:r>
                <w:t>Reference</w:t>
              </w:r>
            </w:ins>
          </w:p>
        </w:tc>
        <w:tc>
          <w:tcPr>
            <w:tcW w:w="4505" w:type="dxa"/>
          </w:tcPr>
          <w:p w14:paraId="5590F37F" w14:textId="1A11FC36" w:rsidR="00C413AA" w:rsidRDefault="00C413AA" w:rsidP="004B6A34">
            <w:pPr>
              <w:rPr>
                <w:ins w:id="21" w:author="greg.smart" w:date="2018-10-16T09:30:00Z"/>
              </w:rPr>
            </w:pPr>
            <w:ins w:id="22" w:author="greg.smart" w:date="2018-10-16T09:30:00Z">
              <w:r>
                <w:t>1002</w:t>
              </w:r>
            </w:ins>
          </w:p>
        </w:tc>
      </w:tr>
      <w:tr w:rsidR="00BD2376" w14:paraId="1C5DC61C" w14:textId="77777777" w:rsidTr="00BD2376">
        <w:tc>
          <w:tcPr>
            <w:tcW w:w="4505" w:type="dxa"/>
          </w:tcPr>
          <w:p w14:paraId="2562B0D4" w14:textId="1307C734" w:rsidR="00BD2376" w:rsidRPr="004B6A34" w:rsidRDefault="00BD2376" w:rsidP="004B6A34">
            <w:r w:rsidRPr="004B6A34">
              <w:t>Author</w:t>
            </w:r>
          </w:p>
        </w:tc>
        <w:tc>
          <w:tcPr>
            <w:tcW w:w="4505" w:type="dxa"/>
          </w:tcPr>
          <w:p w14:paraId="562674DA" w14:textId="55340DBA" w:rsidR="00BD2376" w:rsidRPr="004B6A34" w:rsidRDefault="004B6A34" w:rsidP="004B6A34">
            <w:r>
              <w:t>Joseph Reddington</w:t>
            </w:r>
          </w:p>
        </w:tc>
      </w:tr>
      <w:tr w:rsidR="00BD2376" w14:paraId="4E251F73" w14:textId="77777777" w:rsidTr="00BD2376">
        <w:tc>
          <w:tcPr>
            <w:tcW w:w="4505" w:type="dxa"/>
          </w:tcPr>
          <w:p w14:paraId="5485DDC3" w14:textId="54573217" w:rsidR="00BD2376" w:rsidRPr="004B6A34" w:rsidRDefault="00BD2376" w:rsidP="004B6A34">
            <w:r w:rsidRPr="004B6A34">
              <w:t>Contributors</w:t>
            </w:r>
          </w:p>
        </w:tc>
        <w:tc>
          <w:tcPr>
            <w:tcW w:w="4505" w:type="dxa"/>
          </w:tcPr>
          <w:p w14:paraId="2E996785" w14:textId="713E3EFA" w:rsidR="00BD2376" w:rsidRPr="004B6A34" w:rsidRDefault="004B6A34" w:rsidP="004B6A34">
            <w:r>
              <w:t>Greg Smart</w:t>
            </w:r>
          </w:p>
        </w:tc>
      </w:tr>
      <w:tr w:rsidR="00BD2376" w14:paraId="1370160F" w14:textId="77777777" w:rsidTr="00BD2376">
        <w:tc>
          <w:tcPr>
            <w:tcW w:w="4505" w:type="dxa"/>
          </w:tcPr>
          <w:p w14:paraId="01345938" w14:textId="12ABA6F9" w:rsidR="00BD2376" w:rsidRPr="004B6A34" w:rsidRDefault="00BD2376" w:rsidP="004B6A34">
            <w:r w:rsidRPr="004B6A34">
              <w:t>Approver</w:t>
            </w:r>
          </w:p>
        </w:tc>
        <w:tc>
          <w:tcPr>
            <w:tcW w:w="4505" w:type="dxa"/>
          </w:tcPr>
          <w:p w14:paraId="504F7609" w14:textId="5A36C34D" w:rsidR="00BD2376" w:rsidRPr="004B6A34" w:rsidRDefault="004B6A34" w:rsidP="004B6A34">
            <w:r>
              <w:t>Joseph Reddington (Product Owner)</w:t>
            </w:r>
          </w:p>
        </w:tc>
      </w:tr>
    </w:tbl>
    <w:p w14:paraId="4A3617FF" w14:textId="73E1BF73" w:rsidR="004B6A34" w:rsidRDefault="004B6A34" w:rsidP="004B6A34"/>
    <w:p w14:paraId="51738A28" w14:textId="79965C11" w:rsidR="00C60D0A" w:rsidRDefault="00E94CF0">
      <w:pPr>
        <w:rPr>
          <w:rFonts w:ascii="Times New Roman" w:eastAsia="Times New Roman" w:hAnsi="Times New Roman" w:cs="Times New Roman"/>
          <w:b/>
          <w:bCs/>
          <w:sz w:val="27"/>
          <w:szCs w:val="27"/>
        </w:rPr>
      </w:pPr>
      <w:r w:rsidRPr="007E1BAE">
        <w:t xml:space="preserve">This is a controlled document and is listed in the master register of </w:t>
      </w:r>
      <w:proofErr w:type="spellStart"/>
      <w:r w:rsidRPr="007E1BAE">
        <w:t>eQuality</w:t>
      </w:r>
      <w:proofErr w:type="spellEnd"/>
      <w:r w:rsidRPr="007E1BAE">
        <w:t xml:space="preserve"> Time documents, available on request from </w:t>
      </w:r>
      <w:proofErr w:type="spellStart"/>
      <w:r w:rsidRPr="007E1BAE">
        <w:t>eQuality</w:t>
      </w:r>
      <w:proofErr w:type="spellEnd"/>
      <w:r w:rsidRPr="007E1BAE">
        <w:t xml:space="preserve"> Time’s trustees.  </w:t>
      </w:r>
      <w:r>
        <w:t xml:space="preserve"> It is also on the sub-register of documents relevant to the Open Voice Factory, which is publicly available at </w:t>
      </w:r>
      <w:hyperlink r:id="rId9" w:history="1">
        <w:r w:rsidR="00D013DE" w:rsidRPr="00D013DE">
          <w:rPr>
            <w:rStyle w:val="Hyperlink"/>
          </w:rPr>
          <w:t>https://github.com/eQualityTime/MHRA-Technical-File/blob/master/OVF%20controlled%20documents.csv</w:t>
        </w:r>
      </w:hyperlink>
      <w:r w:rsidR="00C60D0A">
        <w:br w:type="page"/>
      </w:r>
    </w:p>
    <w:p w14:paraId="5483E2A9" w14:textId="77777777" w:rsidR="00C60D0A" w:rsidRDefault="00C60D0A" w:rsidP="00267296">
      <w:pPr>
        <w:pStyle w:val="Heading3"/>
      </w:pPr>
    </w:p>
    <w:sdt>
      <w:sdtPr>
        <w:rPr>
          <w:rFonts w:asciiTheme="minorHAnsi" w:eastAsiaTheme="minorHAnsi" w:hAnsiTheme="minorHAnsi" w:cstheme="minorBidi"/>
          <w:b w:val="0"/>
          <w:bCs w:val="0"/>
          <w:color w:val="auto"/>
          <w:sz w:val="24"/>
          <w:szCs w:val="24"/>
          <w:lang w:val="en-GB"/>
        </w:rPr>
        <w:id w:val="-1616516447"/>
        <w:docPartObj>
          <w:docPartGallery w:val="Table of Contents"/>
          <w:docPartUnique/>
        </w:docPartObj>
      </w:sdtPr>
      <w:sdtEndPr>
        <w:rPr>
          <w:noProof/>
        </w:rPr>
      </w:sdtEndPr>
      <w:sdtContent>
        <w:p w14:paraId="64303A9A" w14:textId="504841AE" w:rsidR="00C60D0A" w:rsidRDefault="00C60D0A">
          <w:pPr>
            <w:pStyle w:val="TOCHeading"/>
          </w:pPr>
          <w:r>
            <w:t>Table of Contents</w:t>
          </w:r>
        </w:p>
        <w:p w14:paraId="204EDD7B" w14:textId="1037FA50" w:rsidR="00D013DE" w:rsidRDefault="00C60D0A">
          <w:pPr>
            <w:pStyle w:val="TOC1"/>
            <w:rPr>
              <w:rFonts w:eastAsiaTheme="minorEastAsia" w:cstheme="minorBidi"/>
              <w:b w:val="0"/>
              <w:bCs w:val="0"/>
              <w:i w:val="0"/>
              <w:iCs w:val="0"/>
              <w:noProof/>
            </w:rPr>
          </w:pPr>
          <w:r>
            <w:fldChar w:fldCharType="begin"/>
          </w:r>
          <w:r>
            <w:instrText xml:space="preserve"> TOC \o "1-3" \h \z \u </w:instrText>
          </w:r>
          <w:r>
            <w:fldChar w:fldCharType="separate"/>
          </w:r>
          <w:hyperlink w:anchor="_Toc527370484" w:history="1">
            <w:r w:rsidR="00D013DE" w:rsidRPr="0011748C">
              <w:rPr>
                <w:rStyle w:val="Hyperlink"/>
                <w:noProof/>
              </w:rPr>
              <w:t>General Description and intended population</w:t>
            </w:r>
            <w:r w:rsidR="00D013DE">
              <w:rPr>
                <w:noProof/>
                <w:webHidden/>
              </w:rPr>
              <w:tab/>
            </w:r>
            <w:r w:rsidR="00D013DE">
              <w:rPr>
                <w:noProof/>
                <w:webHidden/>
              </w:rPr>
              <w:fldChar w:fldCharType="begin"/>
            </w:r>
            <w:r w:rsidR="00D013DE">
              <w:rPr>
                <w:noProof/>
                <w:webHidden/>
              </w:rPr>
              <w:instrText xml:space="preserve"> PAGEREF _Toc527370484 \h </w:instrText>
            </w:r>
            <w:r w:rsidR="00D013DE">
              <w:rPr>
                <w:noProof/>
                <w:webHidden/>
              </w:rPr>
            </w:r>
            <w:r w:rsidR="00D013DE">
              <w:rPr>
                <w:noProof/>
                <w:webHidden/>
              </w:rPr>
              <w:fldChar w:fldCharType="separate"/>
            </w:r>
            <w:r w:rsidR="00D013DE">
              <w:rPr>
                <w:noProof/>
                <w:webHidden/>
              </w:rPr>
              <w:t>3</w:t>
            </w:r>
            <w:r w:rsidR="00D013DE">
              <w:rPr>
                <w:noProof/>
                <w:webHidden/>
              </w:rPr>
              <w:fldChar w:fldCharType="end"/>
            </w:r>
          </w:hyperlink>
        </w:p>
        <w:p w14:paraId="0C938011" w14:textId="3AFF20E2" w:rsidR="00D013DE" w:rsidRDefault="00D013DE">
          <w:pPr>
            <w:pStyle w:val="TOC1"/>
            <w:rPr>
              <w:rFonts w:eastAsiaTheme="minorEastAsia" w:cstheme="minorBidi"/>
              <w:b w:val="0"/>
              <w:bCs w:val="0"/>
              <w:i w:val="0"/>
              <w:iCs w:val="0"/>
              <w:noProof/>
            </w:rPr>
          </w:pPr>
          <w:hyperlink w:anchor="_Toc527370485" w:history="1">
            <w:r w:rsidRPr="0011748C">
              <w:rPr>
                <w:rStyle w:val="Hyperlink"/>
                <w:noProof/>
              </w:rPr>
              <w:t>Intended Use</w:t>
            </w:r>
            <w:r>
              <w:rPr>
                <w:noProof/>
                <w:webHidden/>
              </w:rPr>
              <w:tab/>
            </w:r>
            <w:r>
              <w:rPr>
                <w:noProof/>
                <w:webHidden/>
              </w:rPr>
              <w:fldChar w:fldCharType="begin"/>
            </w:r>
            <w:r>
              <w:rPr>
                <w:noProof/>
                <w:webHidden/>
              </w:rPr>
              <w:instrText xml:space="preserve"> PAGEREF _Toc527370485 \h </w:instrText>
            </w:r>
            <w:r>
              <w:rPr>
                <w:noProof/>
                <w:webHidden/>
              </w:rPr>
            </w:r>
            <w:r>
              <w:rPr>
                <w:noProof/>
                <w:webHidden/>
              </w:rPr>
              <w:fldChar w:fldCharType="separate"/>
            </w:r>
            <w:r>
              <w:rPr>
                <w:noProof/>
                <w:webHidden/>
              </w:rPr>
              <w:t>3</w:t>
            </w:r>
            <w:r>
              <w:rPr>
                <w:noProof/>
                <w:webHidden/>
              </w:rPr>
              <w:fldChar w:fldCharType="end"/>
            </w:r>
          </w:hyperlink>
        </w:p>
        <w:p w14:paraId="11A4D17D" w14:textId="49169AD6" w:rsidR="00D013DE" w:rsidRDefault="00D013DE">
          <w:pPr>
            <w:pStyle w:val="TOC2"/>
            <w:rPr>
              <w:rFonts w:eastAsiaTheme="minorEastAsia" w:cstheme="minorBidi"/>
              <w:b w:val="0"/>
              <w:bCs w:val="0"/>
              <w:noProof/>
              <w:sz w:val="24"/>
              <w:szCs w:val="24"/>
            </w:rPr>
          </w:pPr>
          <w:hyperlink w:anchor="_Toc527370486" w:history="1">
            <w:r w:rsidRPr="0011748C">
              <w:rPr>
                <w:rStyle w:val="Hyperlink"/>
                <w:noProof/>
              </w:rPr>
              <w:t>Hardware and software requirements</w:t>
            </w:r>
            <w:r>
              <w:rPr>
                <w:noProof/>
                <w:webHidden/>
              </w:rPr>
              <w:tab/>
            </w:r>
            <w:r>
              <w:rPr>
                <w:noProof/>
                <w:webHidden/>
              </w:rPr>
              <w:fldChar w:fldCharType="begin"/>
            </w:r>
            <w:r>
              <w:rPr>
                <w:noProof/>
                <w:webHidden/>
              </w:rPr>
              <w:instrText xml:space="preserve"> PAGEREF _Toc527370486 \h </w:instrText>
            </w:r>
            <w:r>
              <w:rPr>
                <w:noProof/>
                <w:webHidden/>
              </w:rPr>
            </w:r>
            <w:r>
              <w:rPr>
                <w:noProof/>
                <w:webHidden/>
              </w:rPr>
              <w:fldChar w:fldCharType="separate"/>
            </w:r>
            <w:r>
              <w:rPr>
                <w:noProof/>
                <w:webHidden/>
              </w:rPr>
              <w:t>3</w:t>
            </w:r>
            <w:r>
              <w:rPr>
                <w:noProof/>
                <w:webHidden/>
              </w:rPr>
              <w:fldChar w:fldCharType="end"/>
            </w:r>
          </w:hyperlink>
        </w:p>
        <w:p w14:paraId="7B055C8F" w14:textId="645EC208" w:rsidR="00D013DE" w:rsidRDefault="00D013DE">
          <w:pPr>
            <w:pStyle w:val="TOC3"/>
            <w:tabs>
              <w:tab w:val="right" w:leader="dot" w:pos="9010"/>
            </w:tabs>
            <w:rPr>
              <w:rFonts w:eastAsiaTheme="minorEastAsia" w:cstheme="minorBidi"/>
              <w:noProof/>
              <w:sz w:val="24"/>
              <w:szCs w:val="24"/>
            </w:rPr>
          </w:pPr>
          <w:hyperlink w:anchor="_Toc527370487" w:history="1">
            <w:r w:rsidRPr="0011748C">
              <w:rPr>
                <w:rStyle w:val="Hyperlink"/>
                <w:noProof/>
              </w:rPr>
              <w:t>Desktop/Laptop</w:t>
            </w:r>
            <w:r>
              <w:rPr>
                <w:noProof/>
                <w:webHidden/>
              </w:rPr>
              <w:tab/>
            </w:r>
            <w:r>
              <w:rPr>
                <w:noProof/>
                <w:webHidden/>
              </w:rPr>
              <w:fldChar w:fldCharType="begin"/>
            </w:r>
            <w:r>
              <w:rPr>
                <w:noProof/>
                <w:webHidden/>
              </w:rPr>
              <w:instrText xml:space="preserve"> PAGEREF _Toc527370487 \h </w:instrText>
            </w:r>
            <w:r>
              <w:rPr>
                <w:noProof/>
                <w:webHidden/>
              </w:rPr>
            </w:r>
            <w:r>
              <w:rPr>
                <w:noProof/>
                <w:webHidden/>
              </w:rPr>
              <w:fldChar w:fldCharType="separate"/>
            </w:r>
            <w:r>
              <w:rPr>
                <w:noProof/>
                <w:webHidden/>
              </w:rPr>
              <w:t>4</w:t>
            </w:r>
            <w:r>
              <w:rPr>
                <w:noProof/>
                <w:webHidden/>
              </w:rPr>
              <w:fldChar w:fldCharType="end"/>
            </w:r>
          </w:hyperlink>
        </w:p>
        <w:p w14:paraId="17BCC3FA" w14:textId="3B74F14B" w:rsidR="00D013DE" w:rsidRDefault="00D013DE">
          <w:pPr>
            <w:pStyle w:val="TOC3"/>
            <w:tabs>
              <w:tab w:val="right" w:leader="dot" w:pos="9010"/>
            </w:tabs>
            <w:rPr>
              <w:rFonts w:eastAsiaTheme="minorEastAsia" w:cstheme="minorBidi"/>
              <w:noProof/>
              <w:sz w:val="24"/>
              <w:szCs w:val="24"/>
            </w:rPr>
          </w:pPr>
          <w:hyperlink w:anchor="_Toc527370488" w:history="1">
            <w:r w:rsidRPr="0011748C">
              <w:rPr>
                <w:rStyle w:val="Hyperlink"/>
                <w:noProof/>
              </w:rPr>
              <w:t>Mobile</w:t>
            </w:r>
            <w:r>
              <w:rPr>
                <w:noProof/>
                <w:webHidden/>
              </w:rPr>
              <w:tab/>
            </w:r>
            <w:r>
              <w:rPr>
                <w:noProof/>
                <w:webHidden/>
              </w:rPr>
              <w:fldChar w:fldCharType="begin"/>
            </w:r>
            <w:r>
              <w:rPr>
                <w:noProof/>
                <w:webHidden/>
              </w:rPr>
              <w:instrText xml:space="preserve"> PAGEREF _Toc527370488 \h </w:instrText>
            </w:r>
            <w:r>
              <w:rPr>
                <w:noProof/>
                <w:webHidden/>
              </w:rPr>
            </w:r>
            <w:r>
              <w:rPr>
                <w:noProof/>
                <w:webHidden/>
              </w:rPr>
              <w:fldChar w:fldCharType="separate"/>
            </w:r>
            <w:r>
              <w:rPr>
                <w:noProof/>
                <w:webHidden/>
              </w:rPr>
              <w:t>4</w:t>
            </w:r>
            <w:r>
              <w:rPr>
                <w:noProof/>
                <w:webHidden/>
              </w:rPr>
              <w:fldChar w:fldCharType="end"/>
            </w:r>
          </w:hyperlink>
        </w:p>
        <w:p w14:paraId="3FB70232" w14:textId="4DD931DD" w:rsidR="00D013DE" w:rsidRDefault="00D013DE">
          <w:pPr>
            <w:pStyle w:val="TOC3"/>
            <w:tabs>
              <w:tab w:val="right" w:leader="dot" w:pos="9010"/>
            </w:tabs>
            <w:rPr>
              <w:rFonts w:eastAsiaTheme="minorEastAsia" w:cstheme="minorBidi"/>
              <w:noProof/>
              <w:sz w:val="24"/>
              <w:szCs w:val="24"/>
            </w:rPr>
          </w:pPr>
          <w:hyperlink w:anchor="_Toc527370489" w:history="1">
            <w:r w:rsidRPr="0011748C">
              <w:rPr>
                <w:rStyle w:val="Hyperlink"/>
                <w:noProof/>
              </w:rPr>
              <w:t>Server</w:t>
            </w:r>
            <w:r>
              <w:rPr>
                <w:noProof/>
                <w:webHidden/>
              </w:rPr>
              <w:tab/>
            </w:r>
            <w:r>
              <w:rPr>
                <w:noProof/>
                <w:webHidden/>
              </w:rPr>
              <w:fldChar w:fldCharType="begin"/>
            </w:r>
            <w:r>
              <w:rPr>
                <w:noProof/>
                <w:webHidden/>
              </w:rPr>
              <w:instrText xml:space="preserve"> PAGEREF _Toc527370489 \h </w:instrText>
            </w:r>
            <w:r>
              <w:rPr>
                <w:noProof/>
                <w:webHidden/>
              </w:rPr>
            </w:r>
            <w:r>
              <w:rPr>
                <w:noProof/>
                <w:webHidden/>
              </w:rPr>
              <w:fldChar w:fldCharType="separate"/>
            </w:r>
            <w:r>
              <w:rPr>
                <w:noProof/>
                <w:webHidden/>
              </w:rPr>
              <w:t>4</w:t>
            </w:r>
            <w:r>
              <w:rPr>
                <w:noProof/>
                <w:webHidden/>
              </w:rPr>
              <w:fldChar w:fldCharType="end"/>
            </w:r>
          </w:hyperlink>
        </w:p>
        <w:p w14:paraId="6ADC10BA" w14:textId="1EEBAC67" w:rsidR="00D013DE" w:rsidRDefault="00D013DE">
          <w:pPr>
            <w:pStyle w:val="TOC1"/>
            <w:rPr>
              <w:rFonts w:eastAsiaTheme="minorEastAsia" w:cstheme="minorBidi"/>
              <w:b w:val="0"/>
              <w:bCs w:val="0"/>
              <w:i w:val="0"/>
              <w:iCs w:val="0"/>
              <w:noProof/>
            </w:rPr>
          </w:pPr>
          <w:hyperlink w:anchor="_Toc527370490" w:history="1">
            <w:r w:rsidRPr="0011748C">
              <w:rPr>
                <w:rStyle w:val="Hyperlink"/>
                <w:noProof/>
              </w:rPr>
              <w:t>Principles of operation</w:t>
            </w:r>
            <w:r>
              <w:rPr>
                <w:noProof/>
                <w:webHidden/>
              </w:rPr>
              <w:tab/>
            </w:r>
            <w:r>
              <w:rPr>
                <w:noProof/>
                <w:webHidden/>
              </w:rPr>
              <w:fldChar w:fldCharType="begin"/>
            </w:r>
            <w:r>
              <w:rPr>
                <w:noProof/>
                <w:webHidden/>
              </w:rPr>
              <w:instrText xml:space="preserve"> PAGEREF _Toc527370490 \h </w:instrText>
            </w:r>
            <w:r>
              <w:rPr>
                <w:noProof/>
                <w:webHidden/>
              </w:rPr>
            </w:r>
            <w:r>
              <w:rPr>
                <w:noProof/>
                <w:webHidden/>
              </w:rPr>
              <w:fldChar w:fldCharType="separate"/>
            </w:r>
            <w:r>
              <w:rPr>
                <w:noProof/>
                <w:webHidden/>
              </w:rPr>
              <w:t>4</w:t>
            </w:r>
            <w:r>
              <w:rPr>
                <w:noProof/>
                <w:webHidden/>
              </w:rPr>
              <w:fldChar w:fldCharType="end"/>
            </w:r>
          </w:hyperlink>
        </w:p>
        <w:p w14:paraId="177AA43D" w14:textId="0EFD4491" w:rsidR="00D013DE" w:rsidRDefault="00D013DE">
          <w:pPr>
            <w:pStyle w:val="TOC2"/>
            <w:rPr>
              <w:rFonts w:eastAsiaTheme="minorEastAsia" w:cstheme="minorBidi"/>
              <w:b w:val="0"/>
              <w:bCs w:val="0"/>
              <w:noProof/>
              <w:sz w:val="24"/>
              <w:szCs w:val="24"/>
            </w:rPr>
          </w:pPr>
          <w:hyperlink w:anchor="_Toc527370491" w:history="1">
            <w:r w:rsidRPr="0011748C">
              <w:rPr>
                <w:rStyle w:val="Hyperlink"/>
                <w:noProof/>
              </w:rPr>
              <w:t>Risk Class</w:t>
            </w:r>
            <w:r>
              <w:rPr>
                <w:noProof/>
                <w:webHidden/>
              </w:rPr>
              <w:tab/>
            </w:r>
            <w:r>
              <w:rPr>
                <w:noProof/>
                <w:webHidden/>
              </w:rPr>
              <w:fldChar w:fldCharType="begin"/>
            </w:r>
            <w:r>
              <w:rPr>
                <w:noProof/>
                <w:webHidden/>
              </w:rPr>
              <w:instrText xml:space="preserve"> PAGEREF _Toc527370491 \h </w:instrText>
            </w:r>
            <w:r>
              <w:rPr>
                <w:noProof/>
                <w:webHidden/>
              </w:rPr>
            </w:r>
            <w:r>
              <w:rPr>
                <w:noProof/>
                <w:webHidden/>
              </w:rPr>
              <w:fldChar w:fldCharType="separate"/>
            </w:r>
            <w:r>
              <w:rPr>
                <w:noProof/>
                <w:webHidden/>
              </w:rPr>
              <w:t>4</w:t>
            </w:r>
            <w:r>
              <w:rPr>
                <w:noProof/>
                <w:webHidden/>
              </w:rPr>
              <w:fldChar w:fldCharType="end"/>
            </w:r>
          </w:hyperlink>
        </w:p>
        <w:p w14:paraId="56FB6497" w14:textId="72923B45" w:rsidR="00D013DE" w:rsidRDefault="00D013DE">
          <w:pPr>
            <w:pStyle w:val="TOC2"/>
            <w:rPr>
              <w:rFonts w:eastAsiaTheme="minorEastAsia" w:cstheme="minorBidi"/>
              <w:b w:val="0"/>
              <w:bCs w:val="0"/>
              <w:noProof/>
              <w:sz w:val="24"/>
              <w:szCs w:val="24"/>
            </w:rPr>
          </w:pPr>
          <w:hyperlink w:anchor="_Toc527370492" w:history="1">
            <w:r w:rsidRPr="0011748C">
              <w:rPr>
                <w:rStyle w:val="Hyperlink"/>
                <w:noProof/>
              </w:rPr>
              <w:t>Novel Features</w:t>
            </w:r>
            <w:r>
              <w:rPr>
                <w:noProof/>
                <w:webHidden/>
              </w:rPr>
              <w:tab/>
            </w:r>
            <w:r>
              <w:rPr>
                <w:noProof/>
                <w:webHidden/>
              </w:rPr>
              <w:fldChar w:fldCharType="begin"/>
            </w:r>
            <w:r>
              <w:rPr>
                <w:noProof/>
                <w:webHidden/>
              </w:rPr>
              <w:instrText xml:space="preserve"> PAGEREF _Toc527370492 \h </w:instrText>
            </w:r>
            <w:r>
              <w:rPr>
                <w:noProof/>
                <w:webHidden/>
              </w:rPr>
            </w:r>
            <w:r>
              <w:rPr>
                <w:noProof/>
                <w:webHidden/>
              </w:rPr>
              <w:fldChar w:fldCharType="separate"/>
            </w:r>
            <w:r>
              <w:rPr>
                <w:noProof/>
                <w:webHidden/>
              </w:rPr>
              <w:t>5</w:t>
            </w:r>
            <w:r>
              <w:rPr>
                <w:noProof/>
                <w:webHidden/>
              </w:rPr>
              <w:fldChar w:fldCharType="end"/>
            </w:r>
          </w:hyperlink>
        </w:p>
        <w:p w14:paraId="054EEA0C" w14:textId="4ECC447F" w:rsidR="00D013DE" w:rsidRDefault="00D013DE">
          <w:pPr>
            <w:pStyle w:val="TOC2"/>
            <w:rPr>
              <w:rFonts w:eastAsiaTheme="minorEastAsia" w:cstheme="minorBidi"/>
              <w:b w:val="0"/>
              <w:bCs w:val="0"/>
              <w:noProof/>
              <w:sz w:val="24"/>
              <w:szCs w:val="24"/>
            </w:rPr>
          </w:pPr>
          <w:hyperlink w:anchor="_Toc527370493" w:history="1">
            <w:r w:rsidRPr="0011748C">
              <w:rPr>
                <w:rStyle w:val="Hyperlink"/>
                <w:noProof/>
              </w:rPr>
              <w:t>Accessories and other Products</w:t>
            </w:r>
            <w:r>
              <w:rPr>
                <w:noProof/>
                <w:webHidden/>
              </w:rPr>
              <w:tab/>
            </w:r>
            <w:r>
              <w:rPr>
                <w:noProof/>
                <w:webHidden/>
              </w:rPr>
              <w:fldChar w:fldCharType="begin"/>
            </w:r>
            <w:r>
              <w:rPr>
                <w:noProof/>
                <w:webHidden/>
              </w:rPr>
              <w:instrText xml:space="preserve"> PAGEREF _Toc527370493 \h </w:instrText>
            </w:r>
            <w:r>
              <w:rPr>
                <w:noProof/>
                <w:webHidden/>
              </w:rPr>
            </w:r>
            <w:r>
              <w:rPr>
                <w:noProof/>
                <w:webHidden/>
              </w:rPr>
              <w:fldChar w:fldCharType="separate"/>
            </w:r>
            <w:r>
              <w:rPr>
                <w:noProof/>
                <w:webHidden/>
              </w:rPr>
              <w:t>5</w:t>
            </w:r>
            <w:r>
              <w:rPr>
                <w:noProof/>
                <w:webHidden/>
              </w:rPr>
              <w:fldChar w:fldCharType="end"/>
            </w:r>
          </w:hyperlink>
        </w:p>
        <w:p w14:paraId="3F758522" w14:textId="48BD45AC" w:rsidR="00D013DE" w:rsidRDefault="00D013DE">
          <w:pPr>
            <w:pStyle w:val="TOC2"/>
            <w:rPr>
              <w:rFonts w:eastAsiaTheme="minorEastAsia" w:cstheme="minorBidi"/>
              <w:b w:val="0"/>
              <w:bCs w:val="0"/>
              <w:noProof/>
              <w:sz w:val="24"/>
              <w:szCs w:val="24"/>
            </w:rPr>
          </w:pPr>
          <w:hyperlink w:anchor="_Toc527370494" w:history="1">
            <w:r w:rsidRPr="0011748C">
              <w:rPr>
                <w:rStyle w:val="Hyperlink"/>
                <w:noProof/>
              </w:rPr>
              <w:t>Configurations and Variants</w:t>
            </w:r>
            <w:r>
              <w:rPr>
                <w:noProof/>
                <w:webHidden/>
              </w:rPr>
              <w:tab/>
            </w:r>
            <w:r>
              <w:rPr>
                <w:noProof/>
                <w:webHidden/>
              </w:rPr>
              <w:fldChar w:fldCharType="begin"/>
            </w:r>
            <w:r>
              <w:rPr>
                <w:noProof/>
                <w:webHidden/>
              </w:rPr>
              <w:instrText xml:space="preserve"> PAGEREF _Toc527370494 \h </w:instrText>
            </w:r>
            <w:r>
              <w:rPr>
                <w:noProof/>
                <w:webHidden/>
              </w:rPr>
            </w:r>
            <w:r>
              <w:rPr>
                <w:noProof/>
                <w:webHidden/>
              </w:rPr>
              <w:fldChar w:fldCharType="separate"/>
            </w:r>
            <w:r>
              <w:rPr>
                <w:noProof/>
                <w:webHidden/>
              </w:rPr>
              <w:t>5</w:t>
            </w:r>
            <w:r>
              <w:rPr>
                <w:noProof/>
                <w:webHidden/>
              </w:rPr>
              <w:fldChar w:fldCharType="end"/>
            </w:r>
          </w:hyperlink>
        </w:p>
        <w:p w14:paraId="1A813ABA" w14:textId="6D9E7C33" w:rsidR="00D013DE" w:rsidRDefault="00D013DE">
          <w:pPr>
            <w:pStyle w:val="TOC2"/>
            <w:rPr>
              <w:rFonts w:eastAsiaTheme="minorEastAsia" w:cstheme="minorBidi"/>
              <w:b w:val="0"/>
              <w:bCs w:val="0"/>
              <w:noProof/>
              <w:sz w:val="24"/>
              <w:szCs w:val="24"/>
            </w:rPr>
          </w:pPr>
          <w:hyperlink w:anchor="_Toc527370495" w:history="1">
            <w:r w:rsidRPr="0011748C">
              <w:rPr>
                <w:rStyle w:val="Hyperlink"/>
                <w:noProof/>
              </w:rPr>
              <w:t>Functional Elements</w:t>
            </w:r>
            <w:r>
              <w:rPr>
                <w:noProof/>
                <w:webHidden/>
              </w:rPr>
              <w:tab/>
            </w:r>
            <w:r>
              <w:rPr>
                <w:noProof/>
                <w:webHidden/>
              </w:rPr>
              <w:fldChar w:fldCharType="begin"/>
            </w:r>
            <w:r>
              <w:rPr>
                <w:noProof/>
                <w:webHidden/>
              </w:rPr>
              <w:instrText xml:space="preserve"> PAGEREF _Toc527370495 \h </w:instrText>
            </w:r>
            <w:r>
              <w:rPr>
                <w:noProof/>
                <w:webHidden/>
              </w:rPr>
            </w:r>
            <w:r>
              <w:rPr>
                <w:noProof/>
                <w:webHidden/>
              </w:rPr>
              <w:fldChar w:fldCharType="separate"/>
            </w:r>
            <w:r>
              <w:rPr>
                <w:noProof/>
                <w:webHidden/>
              </w:rPr>
              <w:t>5</w:t>
            </w:r>
            <w:r>
              <w:rPr>
                <w:noProof/>
                <w:webHidden/>
              </w:rPr>
              <w:fldChar w:fldCharType="end"/>
            </w:r>
          </w:hyperlink>
        </w:p>
        <w:p w14:paraId="6AB6AF16" w14:textId="63FC1D1C" w:rsidR="00D013DE" w:rsidRDefault="00D013DE">
          <w:pPr>
            <w:pStyle w:val="TOC3"/>
            <w:tabs>
              <w:tab w:val="right" w:leader="dot" w:pos="9010"/>
            </w:tabs>
            <w:rPr>
              <w:rFonts w:eastAsiaTheme="minorEastAsia" w:cstheme="minorBidi"/>
              <w:noProof/>
              <w:sz w:val="24"/>
              <w:szCs w:val="24"/>
            </w:rPr>
          </w:pPr>
          <w:hyperlink w:anchor="_Toc527370496" w:history="1">
            <w:r w:rsidRPr="0011748C">
              <w:rPr>
                <w:rStyle w:val="Hyperlink"/>
                <w:noProof/>
              </w:rPr>
              <w:t>User Stories</w:t>
            </w:r>
            <w:r>
              <w:rPr>
                <w:noProof/>
                <w:webHidden/>
              </w:rPr>
              <w:tab/>
            </w:r>
            <w:r>
              <w:rPr>
                <w:noProof/>
                <w:webHidden/>
              </w:rPr>
              <w:fldChar w:fldCharType="begin"/>
            </w:r>
            <w:r>
              <w:rPr>
                <w:noProof/>
                <w:webHidden/>
              </w:rPr>
              <w:instrText xml:space="preserve"> PAGEREF _Toc527370496 \h </w:instrText>
            </w:r>
            <w:r>
              <w:rPr>
                <w:noProof/>
                <w:webHidden/>
              </w:rPr>
            </w:r>
            <w:r>
              <w:rPr>
                <w:noProof/>
                <w:webHidden/>
              </w:rPr>
              <w:fldChar w:fldCharType="separate"/>
            </w:r>
            <w:r>
              <w:rPr>
                <w:noProof/>
                <w:webHidden/>
              </w:rPr>
              <w:t>5</w:t>
            </w:r>
            <w:r>
              <w:rPr>
                <w:noProof/>
                <w:webHidden/>
              </w:rPr>
              <w:fldChar w:fldCharType="end"/>
            </w:r>
          </w:hyperlink>
        </w:p>
        <w:p w14:paraId="7D67BDB3" w14:textId="681C236A" w:rsidR="00D013DE" w:rsidRDefault="00D013DE">
          <w:pPr>
            <w:pStyle w:val="TOC3"/>
            <w:tabs>
              <w:tab w:val="right" w:leader="dot" w:pos="9010"/>
            </w:tabs>
            <w:rPr>
              <w:rFonts w:eastAsiaTheme="minorEastAsia" w:cstheme="minorBidi"/>
              <w:noProof/>
              <w:sz w:val="24"/>
              <w:szCs w:val="24"/>
            </w:rPr>
          </w:pPr>
          <w:hyperlink w:anchor="_Toc527370497" w:history="1">
            <w:r w:rsidRPr="0011748C">
              <w:rPr>
                <w:rStyle w:val="Hyperlink"/>
                <w:noProof/>
              </w:rPr>
              <w:t>People</w:t>
            </w:r>
            <w:r>
              <w:rPr>
                <w:noProof/>
                <w:webHidden/>
              </w:rPr>
              <w:tab/>
            </w:r>
            <w:r>
              <w:rPr>
                <w:noProof/>
                <w:webHidden/>
              </w:rPr>
              <w:fldChar w:fldCharType="begin"/>
            </w:r>
            <w:r>
              <w:rPr>
                <w:noProof/>
                <w:webHidden/>
              </w:rPr>
              <w:instrText xml:space="preserve"> PAGEREF _Toc527370497 \h </w:instrText>
            </w:r>
            <w:r>
              <w:rPr>
                <w:noProof/>
                <w:webHidden/>
              </w:rPr>
            </w:r>
            <w:r>
              <w:rPr>
                <w:noProof/>
                <w:webHidden/>
              </w:rPr>
              <w:fldChar w:fldCharType="separate"/>
            </w:r>
            <w:r>
              <w:rPr>
                <w:noProof/>
                <w:webHidden/>
              </w:rPr>
              <w:t>6</w:t>
            </w:r>
            <w:r>
              <w:rPr>
                <w:noProof/>
                <w:webHidden/>
              </w:rPr>
              <w:fldChar w:fldCharType="end"/>
            </w:r>
          </w:hyperlink>
        </w:p>
        <w:p w14:paraId="0FE56CA6" w14:textId="659A8B28" w:rsidR="00D013DE" w:rsidRDefault="00D013DE">
          <w:pPr>
            <w:pStyle w:val="TOC2"/>
            <w:rPr>
              <w:rFonts w:eastAsiaTheme="minorEastAsia" w:cstheme="minorBidi"/>
              <w:b w:val="0"/>
              <w:bCs w:val="0"/>
              <w:noProof/>
              <w:sz w:val="24"/>
              <w:szCs w:val="24"/>
            </w:rPr>
          </w:pPr>
          <w:hyperlink w:anchor="_Toc527370498" w:history="1">
            <w:r w:rsidRPr="0011748C">
              <w:rPr>
                <w:rStyle w:val="Hyperlink"/>
                <w:noProof/>
              </w:rPr>
              <w:t>The Open Voice Format Architecture</w:t>
            </w:r>
            <w:r>
              <w:rPr>
                <w:noProof/>
                <w:webHidden/>
              </w:rPr>
              <w:tab/>
            </w:r>
            <w:r>
              <w:rPr>
                <w:noProof/>
                <w:webHidden/>
              </w:rPr>
              <w:fldChar w:fldCharType="begin"/>
            </w:r>
            <w:r>
              <w:rPr>
                <w:noProof/>
                <w:webHidden/>
              </w:rPr>
              <w:instrText xml:space="preserve"> PAGEREF _Toc527370498 \h </w:instrText>
            </w:r>
            <w:r>
              <w:rPr>
                <w:noProof/>
                <w:webHidden/>
              </w:rPr>
            </w:r>
            <w:r>
              <w:rPr>
                <w:noProof/>
                <w:webHidden/>
              </w:rPr>
              <w:fldChar w:fldCharType="separate"/>
            </w:r>
            <w:r>
              <w:rPr>
                <w:noProof/>
                <w:webHidden/>
              </w:rPr>
              <w:t>7</w:t>
            </w:r>
            <w:r>
              <w:rPr>
                <w:noProof/>
                <w:webHidden/>
              </w:rPr>
              <w:fldChar w:fldCharType="end"/>
            </w:r>
          </w:hyperlink>
        </w:p>
        <w:p w14:paraId="6F85D014" w14:textId="3E36E95E" w:rsidR="00D013DE" w:rsidRDefault="00D013DE">
          <w:pPr>
            <w:pStyle w:val="TOC2"/>
            <w:rPr>
              <w:rFonts w:eastAsiaTheme="minorEastAsia" w:cstheme="minorBidi"/>
              <w:b w:val="0"/>
              <w:bCs w:val="0"/>
              <w:noProof/>
              <w:sz w:val="24"/>
              <w:szCs w:val="24"/>
            </w:rPr>
          </w:pPr>
          <w:hyperlink w:anchor="_Toc527370499" w:history="1">
            <w:r w:rsidRPr="0011748C">
              <w:rPr>
                <w:rStyle w:val="Hyperlink"/>
                <w:rFonts w:ascii="&amp;quot" w:hAnsi="&amp;quot"/>
                <w:noProof/>
              </w:rPr>
              <w:t>Upload Architecture:</w:t>
            </w:r>
            <w:r>
              <w:rPr>
                <w:noProof/>
                <w:webHidden/>
              </w:rPr>
              <w:tab/>
            </w:r>
            <w:r>
              <w:rPr>
                <w:noProof/>
                <w:webHidden/>
              </w:rPr>
              <w:fldChar w:fldCharType="begin"/>
            </w:r>
            <w:r>
              <w:rPr>
                <w:noProof/>
                <w:webHidden/>
              </w:rPr>
              <w:instrText xml:space="preserve"> PAGEREF _Toc527370499 \h </w:instrText>
            </w:r>
            <w:r>
              <w:rPr>
                <w:noProof/>
                <w:webHidden/>
              </w:rPr>
            </w:r>
            <w:r>
              <w:rPr>
                <w:noProof/>
                <w:webHidden/>
              </w:rPr>
              <w:fldChar w:fldCharType="separate"/>
            </w:r>
            <w:r>
              <w:rPr>
                <w:noProof/>
                <w:webHidden/>
              </w:rPr>
              <w:t>8</w:t>
            </w:r>
            <w:r>
              <w:rPr>
                <w:noProof/>
                <w:webHidden/>
              </w:rPr>
              <w:fldChar w:fldCharType="end"/>
            </w:r>
          </w:hyperlink>
        </w:p>
        <w:p w14:paraId="7B8C7CCF" w14:textId="7DBC3527" w:rsidR="00D013DE" w:rsidRDefault="00D013DE">
          <w:pPr>
            <w:pStyle w:val="TOC3"/>
            <w:tabs>
              <w:tab w:val="right" w:leader="dot" w:pos="9010"/>
            </w:tabs>
            <w:rPr>
              <w:rFonts w:eastAsiaTheme="minorEastAsia" w:cstheme="minorBidi"/>
              <w:noProof/>
              <w:sz w:val="24"/>
              <w:szCs w:val="24"/>
            </w:rPr>
          </w:pPr>
          <w:hyperlink w:anchor="_Toc527370500" w:history="1">
            <w:r w:rsidRPr="0011748C">
              <w:rPr>
                <w:rStyle w:val="Hyperlink"/>
                <w:noProof/>
              </w:rPr>
              <w:t>Physical/Deployment</w:t>
            </w:r>
            <w:r>
              <w:rPr>
                <w:noProof/>
                <w:webHidden/>
              </w:rPr>
              <w:tab/>
            </w:r>
            <w:r>
              <w:rPr>
                <w:noProof/>
                <w:webHidden/>
              </w:rPr>
              <w:fldChar w:fldCharType="begin"/>
            </w:r>
            <w:r>
              <w:rPr>
                <w:noProof/>
                <w:webHidden/>
              </w:rPr>
              <w:instrText xml:space="preserve"> PAGEREF _Toc527370500 \h </w:instrText>
            </w:r>
            <w:r>
              <w:rPr>
                <w:noProof/>
                <w:webHidden/>
              </w:rPr>
            </w:r>
            <w:r>
              <w:rPr>
                <w:noProof/>
                <w:webHidden/>
              </w:rPr>
              <w:fldChar w:fldCharType="separate"/>
            </w:r>
            <w:r>
              <w:rPr>
                <w:noProof/>
                <w:webHidden/>
              </w:rPr>
              <w:t>8</w:t>
            </w:r>
            <w:r>
              <w:rPr>
                <w:noProof/>
                <w:webHidden/>
              </w:rPr>
              <w:fldChar w:fldCharType="end"/>
            </w:r>
          </w:hyperlink>
        </w:p>
        <w:p w14:paraId="579D009E" w14:textId="5274AEED" w:rsidR="00D013DE" w:rsidRDefault="00D013DE">
          <w:pPr>
            <w:pStyle w:val="TOC3"/>
            <w:tabs>
              <w:tab w:val="right" w:leader="dot" w:pos="9010"/>
            </w:tabs>
            <w:rPr>
              <w:rFonts w:eastAsiaTheme="minorEastAsia" w:cstheme="minorBidi"/>
              <w:noProof/>
              <w:sz w:val="24"/>
              <w:szCs w:val="24"/>
            </w:rPr>
          </w:pPr>
          <w:hyperlink w:anchor="_Toc527370501" w:history="1">
            <w:r w:rsidRPr="0011748C">
              <w:rPr>
                <w:rStyle w:val="Hyperlink"/>
                <w:noProof/>
              </w:rPr>
              <w:t>Logical</w:t>
            </w:r>
            <w:r>
              <w:rPr>
                <w:noProof/>
                <w:webHidden/>
              </w:rPr>
              <w:tab/>
            </w:r>
            <w:r>
              <w:rPr>
                <w:noProof/>
                <w:webHidden/>
              </w:rPr>
              <w:fldChar w:fldCharType="begin"/>
            </w:r>
            <w:r>
              <w:rPr>
                <w:noProof/>
                <w:webHidden/>
              </w:rPr>
              <w:instrText xml:space="preserve"> PAGEREF _Toc527370501 \h </w:instrText>
            </w:r>
            <w:r>
              <w:rPr>
                <w:noProof/>
                <w:webHidden/>
              </w:rPr>
            </w:r>
            <w:r>
              <w:rPr>
                <w:noProof/>
                <w:webHidden/>
              </w:rPr>
              <w:fldChar w:fldCharType="separate"/>
            </w:r>
            <w:r>
              <w:rPr>
                <w:noProof/>
                <w:webHidden/>
              </w:rPr>
              <w:t>8</w:t>
            </w:r>
            <w:r>
              <w:rPr>
                <w:noProof/>
                <w:webHidden/>
              </w:rPr>
              <w:fldChar w:fldCharType="end"/>
            </w:r>
          </w:hyperlink>
        </w:p>
        <w:p w14:paraId="3D2D8B22" w14:textId="7CFF952F" w:rsidR="00D013DE" w:rsidRDefault="00D013DE">
          <w:pPr>
            <w:pStyle w:val="TOC3"/>
            <w:tabs>
              <w:tab w:val="right" w:leader="dot" w:pos="9010"/>
            </w:tabs>
            <w:rPr>
              <w:rFonts w:eastAsiaTheme="minorEastAsia" w:cstheme="minorBidi"/>
              <w:noProof/>
              <w:sz w:val="24"/>
              <w:szCs w:val="24"/>
            </w:rPr>
          </w:pPr>
          <w:hyperlink w:anchor="_Toc527370502" w:history="1">
            <w:r w:rsidRPr="0011748C">
              <w:rPr>
                <w:rStyle w:val="Hyperlink"/>
                <w:noProof/>
              </w:rPr>
              <w:t>Process</w:t>
            </w:r>
            <w:r>
              <w:rPr>
                <w:noProof/>
                <w:webHidden/>
              </w:rPr>
              <w:tab/>
            </w:r>
            <w:r>
              <w:rPr>
                <w:noProof/>
                <w:webHidden/>
              </w:rPr>
              <w:fldChar w:fldCharType="begin"/>
            </w:r>
            <w:r>
              <w:rPr>
                <w:noProof/>
                <w:webHidden/>
              </w:rPr>
              <w:instrText xml:space="preserve"> PAGEREF _Toc527370502 \h </w:instrText>
            </w:r>
            <w:r>
              <w:rPr>
                <w:noProof/>
                <w:webHidden/>
              </w:rPr>
            </w:r>
            <w:r>
              <w:rPr>
                <w:noProof/>
                <w:webHidden/>
              </w:rPr>
              <w:fldChar w:fldCharType="separate"/>
            </w:r>
            <w:r>
              <w:rPr>
                <w:noProof/>
                <w:webHidden/>
              </w:rPr>
              <w:t>9</w:t>
            </w:r>
            <w:r>
              <w:rPr>
                <w:noProof/>
                <w:webHidden/>
              </w:rPr>
              <w:fldChar w:fldCharType="end"/>
            </w:r>
          </w:hyperlink>
        </w:p>
        <w:p w14:paraId="173F7A1C" w14:textId="6A308AFB" w:rsidR="00D013DE" w:rsidRDefault="00D013DE">
          <w:pPr>
            <w:pStyle w:val="TOC2"/>
            <w:rPr>
              <w:rFonts w:eastAsiaTheme="minorEastAsia" w:cstheme="minorBidi"/>
              <w:b w:val="0"/>
              <w:bCs w:val="0"/>
              <w:noProof/>
              <w:sz w:val="24"/>
              <w:szCs w:val="24"/>
            </w:rPr>
          </w:pPr>
          <w:hyperlink w:anchor="_Toc527370503" w:history="1">
            <w:r w:rsidRPr="0011748C">
              <w:rPr>
                <w:rStyle w:val="Hyperlink"/>
                <w:noProof/>
              </w:rPr>
              <w:t>Display Architecture</w:t>
            </w:r>
            <w:r>
              <w:rPr>
                <w:noProof/>
                <w:webHidden/>
              </w:rPr>
              <w:tab/>
            </w:r>
            <w:r>
              <w:rPr>
                <w:noProof/>
                <w:webHidden/>
              </w:rPr>
              <w:fldChar w:fldCharType="begin"/>
            </w:r>
            <w:r>
              <w:rPr>
                <w:noProof/>
                <w:webHidden/>
              </w:rPr>
              <w:instrText xml:space="preserve"> PAGEREF _Toc527370503 \h </w:instrText>
            </w:r>
            <w:r>
              <w:rPr>
                <w:noProof/>
                <w:webHidden/>
              </w:rPr>
            </w:r>
            <w:r>
              <w:rPr>
                <w:noProof/>
                <w:webHidden/>
              </w:rPr>
              <w:fldChar w:fldCharType="separate"/>
            </w:r>
            <w:r>
              <w:rPr>
                <w:noProof/>
                <w:webHidden/>
              </w:rPr>
              <w:t>9</w:t>
            </w:r>
            <w:r>
              <w:rPr>
                <w:noProof/>
                <w:webHidden/>
              </w:rPr>
              <w:fldChar w:fldCharType="end"/>
            </w:r>
          </w:hyperlink>
        </w:p>
        <w:p w14:paraId="793C4714" w14:textId="68D9E922" w:rsidR="00D013DE" w:rsidRDefault="00D013DE">
          <w:pPr>
            <w:pStyle w:val="TOC3"/>
            <w:tabs>
              <w:tab w:val="right" w:leader="dot" w:pos="9010"/>
            </w:tabs>
            <w:rPr>
              <w:rFonts w:eastAsiaTheme="minorEastAsia" w:cstheme="minorBidi"/>
              <w:noProof/>
              <w:sz w:val="24"/>
              <w:szCs w:val="24"/>
            </w:rPr>
          </w:pPr>
          <w:hyperlink w:anchor="_Toc527370504" w:history="1">
            <w:r w:rsidRPr="0011748C">
              <w:rPr>
                <w:rStyle w:val="Hyperlink"/>
                <w:noProof/>
              </w:rPr>
              <w:t>Logical</w:t>
            </w:r>
            <w:r>
              <w:rPr>
                <w:noProof/>
                <w:webHidden/>
              </w:rPr>
              <w:tab/>
            </w:r>
            <w:r>
              <w:rPr>
                <w:noProof/>
                <w:webHidden/>
              </w:rPr>
              <w:fldChar w:fldCharType="begin"/>
            </w:r>
            <w:r>
              <w:rPr>
                <w:noProof/>
                <w:webHidden/>
              </w:rPr>
              <w:instrText xml:space="preserve"> PAGEREF _Toc527370504 \h </w:instrText>
            </w:r>
            <w:r>
              <w:rPr>
                <w:noProof/>
                <w:webHidden/>
              </w:rPr>
            </w:r>
            <w:r>
              <w:rPr>
                <w:noProof/>
                <w:webHidden/>
              </w:rPr>
              <w:fldChar w:fldCharType="separate"/>
            </w:r>
            <w:r>
              <w:rPr>
                <w:noProof/>
                <w:webHidden/>
              </w:rPr>
              <w:t>10</w:t>
            </w:r>
            <w:r>
              <w:rPr>
                <w:noProof/>
                <w:webHidden/>
              </w:rPr>
              <w:fldChar w:fldCharType="end"/>
            </w:r>
          </w:hyperlink>
        </w:p>
        <w:p w14:paraId="187FD257" w14:textId="3214518B" w:rsidR="00D013DE" w:rsidRDefault="00D013DE">
          <w:pPr>
            <w:pStyle w:val="TOC3"/>
            <w:tabs>
              <w:tab w:val="right" w:leader="dot" w:pos="9010"/>
            </w:tabs>
            <w:rPr>
              <w:rFonts w:eastAsiaTheme="minorEastAsia" w:cstheme="minorBidi"/>
              <w:noProof/>
              <w:sz w:val="24"/>
              <w:szCs w:val="24"/>
            </w:rPr>
          </w:pPr>
          <w:hyperlink w:anchor="_Toc527370505" w:history="1">
            <w:r w:rsidRPr="0011748C">
              <w:rPr>
                <w:rStyle w:val="Hyperlink"/>
                <w:noProof/>
              </w:rPr>
              <w:t>Process</w:t>
            </w:r>
            <w:r>
              <w:rPr>
                <w:noProof/>
                <w:webHidden/>
              </w:rPr>
              <w:tab/>
            </w:r>
            <w:r>
              <w:rPr>
                <w:noProof/>
                <w:webHidden/>
              </w:rPr>
              <w:fldChar w:fldCharType="begin"/>
            </w:r>
            <w:r>
              <w:rPr>
                <w:noProof/>
                <w:webHidden/>
              </w:rPr>
              <w:instrText xml:space="preserve"> PAGEREF _Toc527370505 \h </w:instrText>
            </w:r>
            <w:r>
              <w:rPr>
                <w:noProof/>
                <w:webHidden/>
              </w:rPr>
            </w:r>
            <w:r>
              <w:rPr>
                <w:noProof/>
                <w:webHidden/>
              </w:rPr>
              <w:fldChar w:fldCharType="separate"/>
            </w:r>
            <w:r>
              <w:rPr>
                <w:noProof/>
                <w:webHidden/>
              </w:rPr>
              <w:t>10</w:t>
            </w:r>
            <w:r>
              <w:rPr>
                <w:noProof/>
                <w:webHidden/>
              </w:rPr>
              <w:fldChar w:fldCharType="end"/>
            </w:r>
          </w:hyperlink>
        </w:p>
        <w:p w14:paraId="7AB501AF" w14:textId="222CCAC0" w:rsidR="00D013DE" w:rsidRDefault="00D013DE">
          <w:pPr>
            <w:pStyle w:val="TOC1"/>
            <w:rPr>
              <w:rFonts w:eastAsiaTheme="minorEastAsia" w:cstheme="minorBidi"/>
              <w:b w:val="0"/>
              <w:bCs w:val="0"/>
              <w:i w:val="0"/>
              <w:iCs w:val="0"/>
              <w:noProof/>
            </w:rPr>
          </w:pPr>
          <w:hyperlink w:anchor="_Toc527370506" w:history="1">
            <w:r w:rsidRPr="0011748C">
              <w:rPr>
                <w:rStyle w:val="Hyperlink"/>
                <w:noProof/>
              </w:rPr>
              <w:t>Examples</w:t>
            </w:r>
            <w:r>
              <w:rPr>
                <w:noProof/>
                <w:webHidden/>
              </w:rPr>
              <w:tab/>
            </w:r>
            <w:r>
              <w:rPr>
                <w:noProof/>
                <w:webHidden/>
              </w:rPr>
              <w:fldChar w:fldCharType="begin"/>
            </w:r>
            <w:r>
              <w:rPr>
                <w:noProof/>
                <w:webHidden/>
              </w:rPr>
              <w:instrText xml:space="preserve"> PAGEREF _Toc527370506 \h </w:instrText>
            </w:r>
            <w:r>
              <w:rPr>
                <w:noProof/>
                <w:webHidden/>
              </w:rPr>
            </w:r>
            <w:r>
              <w:rPr>
                <w:noProof/>
                <w:webHidden/>
              </w:rPr>
              <w:fldChar w:fldCharType="separate"/>
            </w:r>
            <w:r>
              <w:rPr>
                <w:noProof/>
                <w:webHidden/>
              </w:rPr>
              <w:t>10</w:t>
            </w:r>
            <w:r>
              <w:rPr>
                <w:noProof/>
                <w:webHidden/>
              </w:rPr>
              <w:fldChar w:fldCharType="end"/>
            </w:r>
          </w:hyperlink>
        </w:p>
        <w:p w14:paraId="294505C8" w14:textId="0BF4FADA" w:rsidR="00C60D0A" w:rsidRDefault="00C60D0A">
          <w:r>
            <w:rPr>
              <w:b/>
              <w:bCs/>
              <w:noProof/>
            </w:rPr>
            <w:fldChar w:fldCharType="end"/>
          </w:r>
        </w:p>
      </w:sdtContent>
    </w:sdt>
    <w:p w14:paraId="73FE9BC9" w14:textId="77777777" w:rsidR="00C60D0A" w:rsidRDefault="00C60D0A" w:rsidP="00267296">
      <w:pPr>
        <w:pStyle w:val="Heading3"/>
      </w:pPr>
    </w:p>
    <w:p w14:paraId="0CDEFE6E" w14:textId="77777777" w:rsidR="00C60D0A" w:rsidRDefault="00C60D0A" w:rsidP="00267296">
      <w:pPr>
        <w:pStyle w:val="Heading3"/>
      </w:pPr>
    </w:p>
    <w:p w14:paraId="7931042A" w14:textId="77777777" w:rsidR="00C60D0A" w:rsidRDefault="00C60D0A">
      <w:pPr>
        <w:rPr>
          <w:rFonts w:ascii="Times New Roman" w:eastAsia="Times New Roman" w:hAnsi="Times New Roman" w:cs="Times New Roman"/>
          <w:b/>
          <w:bCs/>
          <w:sz w:val="27"/>
          <w:szCs w:val="27"/>
        </w:rPr>
      </w:pPr>
      <w:r>
        <w:br w:type="page"/>
      </w:r>
    </w:p>
    <w:p w14:paraId="6AA55009" w14:textId="629B419D" w:rsidR="00267296" w:rsidRDefault="00267296" w:rsidP="00C60D0A">
      <w:pPr>
        <w:pStyle w:val="Heading1"/>
      </w:pPr>
      <w:bookmarkStart w:id="23" w:name="_Toc527370484"/>
      <w:bookmarkStart w:id="24" w:name="_Toc526233796"/>
      <w:r>
        <w:lastRenderedPageBreak/>
        <w:t>General Description and intended population</w:t>
      </w:r>
      <w:bookmarkEnd w:id="23"/>
      <w:bookmarkEnd w:id="24"/>
    </w:p>
    <w:p w14:paraId="06A3CCF0" w14:textId="5CC42114" w:rsidR="00267296" w:rsidRDefault="00267296" w:rsidP="004B6A34">
      <w:r>
        <w:t>The Open Voice Factory aids allows people to communicate. Open Voice Factory aids exist as webpages</w:t>
      </w:r>
      <w:r w:rsidR="000B3346">
        <w:t xml:space="preserve"> or within apps that mimic the webpage operation</w:t>
      </w:r>
      <w:r>
        <w:t xml:space="preserve"> – and when icons on those pages are touched they speak particular utterances aloud.  For example: pressing a picture of a toilet might say “I want to go to the toilet now”. </w:t>
      </w:r>
    </w:p>
    <w:p w14:paraId="78F0E5E4" w14:textId="4CB05224" w:rsidR="00267296" w:rsidRDefault="00267296" w:rsidP="004B6A34"/>
    <w:p w14:paraId="515E4105" w14:textId="4AA4BFEC" w:rsidR="00267296" w:rsidRDefault="00D8474A" w:rsidP="00267296">
      <w:pPr>
        <w:keepNext/>
      </w:pPr>
      <w:r>
        <w:rPr>
          <w:rFonts w:ascii="Times New Roman" w:eastAsia="Times New Roman" w:hAnsi="Times New Roman" w:cs="Times New Roman"/>
          <w:noProof/>
          <w:lang w:eastAsia="en-GB"/>
        </w:rPr>
        <w:drawing>
          <wp:inline distT="0" distB="0" distL="0" distR="0" wp14:anchorId="71AB8F37" wp14:editId="2EE7509F">
            <wp:extent cx="5715000" cy="441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1.png"/>
                    <pic:cNvPicPr/>
                  </pic:nvPicPr>
                  <pic:blipFill>
                    <a:blip r:embed="rId10">
                      <a:extLst>
                        <a:ext uri="{28A0092B-C50C-407E-A947-70E740481C1C}">
                          <a14:useLocalDpi xmlns:a14="http://schemas.microsoft.com/office/drawing/2010/main" val="0"/>
                        </a:ext>
                      </a:extLst>
                    </a:blip>
                    <a:stretch>
                      <a:fillRect/>
                    </a:stretch>
                  </pic:blipFill>
                  <pic:spPr>
                    <a:xfrm>
                      <a:off x="0" y="0"/>
                      <a:ext cx="5715000" cy="4419600"/>
                    </a:xfrm>
                    <a:prstGeom prst="rect">
                      <a:avLst/>
                    </a:prstGeom>
                  </pic:spPr>
                </pic:pic>
              </a:graphicData>
            </a:graphic>
          </wp:inline>
        </w:drawing>
      </w:r>
    </w:p>
    <w:p w14:paraId="34425B7F" w14:textId="2B30E679" w:rsidR="00267296" w:rsidRPr="00267296" w:rsidRDefault="00267296" w:rsidP="00267296">
      <w:pPr>
        <w:pStyle w:val="Caption"/>
        <w:rPr>
          <w:rFonts w:ascii="Times New Roman" w:eastAsia="Times New Roman" w:hAnsi="Times New Roman" w:cs="Times New Roman"/>
        </w:rPr>
      </w:pPr>
      <w:r>
        <w:t xml:space="preserve">Figure </w:t>
      </w:r>
      <w:r w:rsidR="00D86BE5">
        <w:rPr>
          <w:noProof/>
        </w:rPr>
        <w:fldChar w:fldCharType="begin"/>
      </w:r>
      <w:r w:rsidR="00D86BE5">
        <w:rPr>
          <w:noProof/>
        </w:rPr>
        <w:instrText xml:space="preserve"> SEQ Figure \* ARABIC </w:instrText>
      </w:r>
      <w:r w:rsidR="00D86BE5">
        <w:rPr>
          <w:noProof/>
        </w:rPr>
        <w:fldChar w:fldCharType="separate"/>
      </w:r>
      <w:r>
        <w:rPr>
          <w:noProof/>
        </w:rPr>
        <w:t>1</w:t>
      </w:r>
      <w:r w:rsidR="00D86BE5">
        <w:rPr>
          <w:noProof/>
        </w:rPr>
        <w:fldChar w:fldCharType="end"/>
      </w:r>
      <w:r>
        <w:t xml:space="preserve">: An Open Voice Factory Aid, running on an </w:t>
      </w:r>
      <w:r w:rsidR="00D8474A">
        <w:t>iPad</w:t>
      </w:r>
    </w:p>
    <w:p w14:paraId="3678AC2E" w14:textId="5B6527D5" w:rsidR="004B6A34" w:rsidRDefault="00267296" w:rsidP="004B6A34">
      <w:r>
        <w:t xml:space="preserve">The intended patient population is any person with a cognitive or physical issue that </w:t>
      </w:r>
      <w:r w:rsidR="000B3346">
        <w:t xml:space="preserve">reduces the capacity for </w:t>
      </w:r>
      <w:r>
        <w:t xml:space="preserve">understandable speech.  Examples include: traumatic brain injury, downs syndrome, autism, and cri-du-chat syndrome. </w:t>
      </w:r>
    </w:p>
    <w:p w14:paraId="0D3F10CB" w14:textId="77777777" w:rsidR="006C5FA1" w:rsidRPr="001925F8" w:rsidRDefault="006C5FA1" w:rsidP="00EA62FB">
      <w:pPr>
        <w:pStyle w:val="Heading1"/>
      </w:pPr>
      <w:bookmarkStart w:id="25" w:name="_Toc527370485"/>
      <w:bookmarkStart w:id="26" w:name="_Toc526233797"/>
      <w:r w:rsidRPr="001925F8">
        <w:t xml:space="preserve">Intended </w:t>
      </w:r>
      <w:r w:rsidRPr="00EA62FB">
        <w:t>Use</w:t>
      </w:r>
      <w:bookmarkEnd w:id="25"/>
      <w:bookmarkEnd w:id="26"/>
    </w:p>
    <w:p w14:paraId="477404F3" w14:textId="77777777" w:rsidR="006C5FA1" w:rsidRPr="00AB27F7" w:rsidRDefault="006C5FA1" w:rsidP="006C5FA1">
      <w:r>
        <w:t xml:space="preserve">The Open Voice Factory replaces or supports verbal speech in members of the intended patient population. </w:t>
      </w:r>
    </w:p>
    <w:p w14:paraId="48EEC9E0" w14:textId="77777777" w:rsidR="006C5FA1" w:rsidRDefault="006C5FA1" w:rsidP="006C5FA1"/>
    <w:p w14:paraId="676D1905" w14:textId="6BD8A754" w:rsidR="004502B5" w:rsidRDefault="00270670" w:rsidP="00EA62FB">
      <w:pPr>
        <w:pStyle w:val="Heading2"/>
      </w:pPr>
      <w:bookmarkStart w:id="27" w:name="_Toc527370486"/>
      <w:bookmarkStart w:id="28" w:name="_Toc526233798"/>
      <w:r>
        <w:t>Hardware and software requirements</w:t>
      </w:r>
      <w:bookmarkEnd w:id="27"/>
      <w:bookmarkEnd w:id="28"/>
    </w:p>
    <w:p w14:paraId="206AE898" w14:textId="6F615065" w:rsidR="001A17AD" w:rsidRPr="001A17AD" w:rsidRDefault="001A17AD" w:rsidP="00DF4869">
      <w:r>
        <w:lastRenderedPageBreak/>
        <w:t>The following describes the minimum specification device on which OVF is approved to run.  Higher specification devices would also be acceptable.</w:t>
      </w:r>
    </w:p>
    <w:p w14:paraId="71982FA8" w14:textId="2D3F9935" w:rsidR="004502B5" w:rsidRPr="004502B5" w:rsidRDefault="00DC0E4C" w:rsidP="00EA62FB">
      <w:pPr>
        <w:pStyle w:val="Heading3"/>
      </w:pPr>
      <w:bookmarkStart w:id="29" w:name="_Toc527370487"/>
      <w:bookmarkStart w:id="30" w:name="_Toc526233799"/>
      <w:r>
        <w:t>Desktop/Laptop</w:t>
      </w:r>
      <w:bookmarkEnd w:id="29"/>
      <w:bookmarkEnd w:id="30"/>
    </w:p>
    <w:p w14:paraId="385457B2" w14:textId="77777777" w:rsidR="004502B5" w:rsidRDefault="004502B5" w:rsidP="004502B5">
      <w:pPr>
        <w:numPr>
          <w:ilvl w:val="0"/>
          <w:numId w:val="44"/>
        </w:numPr>
        <w:spacing w:before="100" w:beforeAutospacing="1" w:after="100" w:afterAutospacing="1"/>
        <w:rPr>
          <w:rFonts w:ascii="Times New Roman" w:eastAsia="Times New Roman" w:hAnsi="Times New Roman" w:cs="Times New Roman"/>
        </w:rPr>
      </w:pPr>
      <w:bookmarkStart w:id="31" w:name="main-pars_text_1416119464"/>
      <w:bookmarkEnd w:id="31"/>
      <w:commentRangeStart w:id="32"/>
      <w:commentRangeStart w:id="33"/>
      <w:r>
        <w:rPr>
          <w:rFonts w:ascii="Times New Roman" w:eastAsia="Times New Roman" w:hAnsi="Times New Roman" w:cs="Times New Roman"/>
        </w:rPr>
        <w:t xml:space="preserve">Supported operating system: </w:t>
      </w:r>
    </w:p>
    <w:p w14:paraId="0554CE71" w14:textId="77777777" w:rsidR="004502B5" w:rsidRDefault="004502B5" w:rsidP="00EA62FB">
      <w:pPr>
        <w:numPr>
          <w:ilvl w:val="1"/>
          <w:numId w:val="44"/>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(OSX) </w:t>
      </w:r>
      <w:r w:rsidRPr="004502B5">
        <w:rPr>
          <w:rFonts w:ascii="Times New Roman" w:eastAsia="Times New Roman" w:hAnsi="Times New Roman" w:cs="Times New Roman"/>
        </w:rPr>
        <w:t>mac</w:t>
      </w:r>
      <w:r>
        <w:rPr>
          <w:rFonts w:ascii="Times New Roman" w:eastAsia="Times New Roman" w:hAnsi="Times New Roman" w:cs="Times New Roman"/>
        </w:rPr>
        <w:t>OS version 10.13 (High Sierra) or above</w:t>
      </w:r>
    </w:p>
    <w:p w14:paraId="0F269D3F" w14:textId="3C56CCBA" w:rsidR="004502B5" w:rsidRPr="004502B5" w:rsidRDefault="004502B5" w:rsidP="00EA62FB">
      <w:pPr>
        <w:numPr>
          <w:ilvl w:val="1"/>
          <w:numId w:val="44"/>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(Windows) Windows 10</w:t>
      </w:r>
    </w:p>
    <w:p w14:paraId="2B16873C" w14:textId="350154FF" w:rsidR="004502B5" w:rsidRPr="004502B5" w:rsidRDefault="004502B5" w:rsidP="004502B5">
      <w:pPr>
        <w:numPr>
          <w:ilvl w:val="0"/>
          <w:numId w:val="44"/>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1</w:t>
      </w:r>
      <w:r w:rsidRPr="004502B5">
        <w:rPr>
          <w:rFonts w:ascii="Times New Roman" w:eastAsia="Times New Roman" w:hAnsi="Times New Roman" w:cs="Times New Roman"/>
        </w:rPr>
        <w:t> GHz or faster processor</w:t>
      </w:r>
    </w:p>
    <w:p w14:paraId="5DE96970" w14:textId="3651752A" w:rsidR="004502B5" w:rsidRPr="004502B5" w:rsidRDefault="004502B5" w:rsidP="004502B5">
      <w:pPr>
        <w:numPr>
          <w:ilvl w:val="0"/>
          <w:numId w:val="44"/>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1</w:t>
      </w:r>
      <w:r w:rsidRPr="004502B5">
        <w:rPr>
          <w:rFonts w:ascii="Times New Roman" w:eastAsia="Times New Roman" w:hAnsi="Times New Roman" w:cs="Times New Roman"/>
        </w:rPr>
        <w:t xml:space="preserve"> GB or more of RAM </w:t>
      </w:r>
    </w:p>
    <w:p w14:paraId="755F3B8A" w14:textId="59709020" w:rsidR="004502B5" w:rsidRPr="004502B5" w:rsidRDefault="004502B5" w:rsidP="004502B5">
      <w:pPr>
        <w:numPr>
          <w:ilvl w:val="0"/>
          <w:numId w:val="44"/>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800</w:t>
      </w:r>
      <w:r w:rsidRPr="004502B5">
        <w:rPr>
          <w:rFonts w:ascii="Times New Roman" w:eastAsia="Times New Roman" w:hAnsi="Times New Roman" w:cs="Times New Roman"/>
        </w:rPr>
        <w:t xml:space="preserve"> x </w:t>
      </w:r>
      <w:r>
        <w:rPr>
          <w:rFonts w:ascii="Times New Roman" w:eastAsia="Times New Roman" w:hAnsi="Times New Roman" w:cs="Times New Roman"/>
        </w:rPr>
        <w:t>600</w:t>
      </w:r>
      <w:r w:rsidRPr="004502B5">
        <w:rPr>
          <w:rFonts w:ascii="Times New Roman" w:eastAsia="Times New Roman" w:hAnsi="Times New Roman" w:cs="Times New Roman"/>
        </w:rPr>
        <w:t xml:space="preserve"> display </w:t>
      </w:r>
    </w:p>
    <w:p w14:paraId="0D914531" w14:textId="0E0678B7" w:rsidR="004502B5" w:rsidRDefault="004502B5" w:rsidP="004502B5">
      <w:pPr>
        <w:numPr>
          <w:ilvl w:val="0"/>
          <w:numId w:val="44"/>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Steady </w:t>
      </w:r>
      <w:r w:rsidRPr="004502B5">
        <w:rPr>
          <w:rFonts w:ascii="Times New Roman" w:eastAsia="Times New Roman" w:hAnsi="Times New Roman" w:cs="Times New Roman"/>
        </w:rPr>
        <w:t>Internet connection</w:t>
      </w:r>
      <w:r>
        <w:rPr>
          <w:rFonts w:ascii="Times New Roman" w:eastAsia="Times New Roman" w:hAnsi="Times New Roman" w:cs="Times New Roman"/>
        </w:rPr>
        <w:t xml:space="preserve"> of at least 10Mbps </w:t>
      </w:r>
      <w:r w:rsidRPr="004502B5">
        <w:rPr>
          <w:rFonts w:ascii="Times New Roman" w:eastAsia="Times New Roman" w:hAnsi="Times New Roman" w:cs="Times New Roman"/>
        </w:rPr>
        <w:t xml:space="preserve"> and </w:t>
      </w:r>
      <w:r>
        <w:rPr>
          <w:rFonts w:ascii="Times New Roman" w:eastAsia="Times New Roman" w:hAnsi="Times New Roman" w:cs="Times New Roman"/>
        </w:rPr>
        <w:t xml:space="preserve">supported </w:t>
      </w:r>
      <w:r w:rsidR="00D013DE">
        <w:rPr>
          <w:rFonts w:ascii="Times New Roman" w:eastAsia="Times New Roman" w:hAnsi="Times New Roman" w:cs="Times New Roman"/>
        </w:rPr>
        <w:t>web browser</w:t>
      </w:r>
      <w:r>
        <w:rPr>
          <w:rFonts w:ascii="Times New Roman" w:eastAsia="Times New Roman" w:hAnsi="Times New Roman" w:cs="Times New Roman"/>
        </w:rPr>
        <w:t xml:space="preserve">, one of: </w:t>
      </w:r>
    </w:p>
    <w:p w14:paraId="13FE8821" w14:textId="32881CDA" w:rsidR="004502B5" w:rsidRDefault="004502B5" w:rsidP="00EA62FB">
      <w:pPr>
        <w:numPr>
          <w:ilvl w:val="1"/>
          <w:numId w:val="44"/>
        </w:numPr>
        <w:spacing w:before="100" w:beforeAutospacing="1" w:after="100" w:afterAutospacing="1"/>
        <w:rPr>
          <w:rFonts w:ascii="Times New Roman" w:eastAsia="Times New Roman" w:hAnsi="Times New Roman" w:cs="Times New Roman"/>
        </w:rPr>
      </w:pPr>
      <w:r w:rsidRPr="004502B5">
        <w:rPr>
          <w:rFonts w:ascii="Times New Roman" w:eastAsia="Times New Roman" w:hAnsi="Times New Roman" w:cs="Times New Roman"/>
        </w:rPr>
        <w:t xml:space="preserve">Firefox </w:t>
      </w:r>
      <w:r>
        <w:rPr>
          <w:rFonts w:ascii="Times New Roman" w:eastAsia="Times New Roman" w:hAnsi="Times New Roman" w:cs="Times New Roman"/>
        </w:rPr>
        <w:t>62 – without any extensions or modifications</w:t>
      </w:r>
      <w:r w:rsidRPr="004502B5">
        <w:rPr>
          <w:rFonts w:ascii="Times New Roman" w:eastAsia="Times New Roman" w:hAnsi="Times New Roman" w:cs="Times New Roman"/>
        </w:rPr>
        <w:t xml:space="preserve"> </w:t>
      </w:r>
    </w:p>
    <w:p w14:paraId="5ED84770" w14:textId="37549144" w:rsidR="004502B5" w:rsidRDefault="004502B5" w:rsidP="00EA62FB">
      <w:pPr>
        <w:numPr>
          <w:ilvl w:val="1"/>
          <w:numId w:val="44"/>
        </w:numPr>
        <w:spacing w:before="100" w:beforeAutospacing="1" w:after="100" w:afterAutospacing="1"/>
        <w:rPr>
          <w:rFonts w:ascii="Times New Roman" w:eastAsia="Times New Roman" w:hAnsi="Times New Roman" w:cs="Times New Roman"/>
        </w:rPr>
      </w:pPr>
      <w:r w:rsidRPr="004502B5">
        <w:rPr>
          <w:rFonts w:ascii="Times New Roman" w:eastAsia="Times New Roman" w:hAnsi="Times New Roman" w:cs="Times New Roman"/>
        </w:rPr>
        <w:t>Chrome 69 – without any extensions or modifications</w:t>
      </w:r>
      <w:bookmarkStart w:id="34" w:name="main-pars_header_1000852968"/>
      <w:bookmarkStart w:id="35" w:name="main-pars_text_139162948"/>
      <w:bookmarkEnd w:id="34"/>
      <w:bookmarkEnd w:id="35"/>
      <w:commentRangeEnd w:id="32"/>
      <w:r>
        <w:rPr>
          <w:rStyle w:val="CommentReference"/>
        </w:rPr>
        <w:commentReference w:id="32"/>
      </w:r>
      <w:commentRangeEnd w:id="33"/>
      <w:r w:rsidR="00841415">
        <w:rPr>
          <w:rStyle w:val="CommentReference"/>
        </w:rPr>
        <w:commentReference w:id="33"/>
      </w:r>
    </w:p>
    <w:p w14:paraId="3678B03D" w14:textId="482DF99D" w:rsidR="00DC0E4C" w:rsidRDefault="00DC0E4C" w:rsidP="00EA62FB">
      <w:pPr>
        <w:pStyle w:val="Heading3"/>
      </w:pPr>
      <w:bookmarkStart w:id="36" w:name="_Toc527370488"/>
      <w:bookmarkStart w:id="37" w:name="_Toc526233800"/>
      <w:r>
        <w:t>Mobile</w:t>
      </w:r>
      <w:bookmarkEnd w:id="36"/>
      <w:bookmarkEnd w:id="37"/>
    </w:p>
    <w:p w14:paraId="26CDCF35" w14:textId="7CBDA06D" w:rsidR="00DC0E4C" w:rsidRDefault="00DC0E4C" w:rsidP="00EA62FB">
      <w:pPr>
        <w:pStyle w:val="ListParagraph"/>
        <w:numPr>
          <w:ilvl w:val="0"/>
          <w:numId w:val="46"/>
        </w:numPr>
      </w:pPr>
      <w:r>
        <w:t>iOS 12 on a</w:t>
      </w:r>
      <w:r w:rsidR="00EA62FB">
        <w:t>n</w:t>
      </w:r>
      <w:r>
        <w:t xml:space="preserve"> official Apple Device</w:t>
      </w:r>
      <w:r>
        <w:t xml:space="preserve"> </w:t>
      </w:r>
    </w:p>
    <w:p w14:paraId="11C07FFE" w14:textId="02427142" w:rsidR="00D013DE" w:rsidRDefault="00D013DE" w:rsidP="00DF4869"/>
    <w:p w14:paraId="49FF97CA" w14:textId="6F8826F5" w:rsidR="00D013DE" w:rsidRDefault="00D013DE" w:rsidP="00DF4869">
      <w:pPr>
        <w:pStyle w:val="Heading3"/>
      </w:pPr>
      <w:bookmarkStart w:id="38" w:name="_Toc527370489"/>
      <w:r w:rsidRPr="00DF4869">
        <w:t>Server</w:t>
      </w:r>
      <w:bookmarkEnd w:id="38"/>
      <w:r w:rsidRPr="00DF4869">
        <w:t xml:space="preserve"> </w:t>
      </w:r>
    </w:p>
    <w:p w14:paraId="7A24365A" w14:textId="23A57B9B" w:rsidR="00D013DE" w:rsidRPr="00D013DE" w:rsidRDefault="00D013DE" w:rsidP="00DF4869">
      <w:r>
        <w:t xml:space="preserve">The Open Voice Factory requires the use of an online server.  We have tested on a Virtual Private Server with </w:t>
      </w:r>
      <w:proofErr w:type="gramStart"/>
      <w:r>
        <w:t>64Gb</w:t>
      </w:r>
      <w:proofErr w:type="gramEnd"/>
      <w:r>
        <w:t xml:space="preserve"> memory running Linux </w:t>
      </w:r>
      <w:r w:rsidRPr="00DF4869">
        <w:t xml:space="preserve">Version: 3.14.52-vs2.3.6.15-1 </w:t>
      </w:r>
      <w:r>
        <w:t>and consider that to be the minimum running requirements along with an minimum uptime of 99%.</w:t>
      </w:r>
      <w:r>
        <w:t xml:space="preserve"> </w:t>
      </w:r>
    </w:p>
    <w:p w14:paraId="29F0A039" w14:textId="0BA9CA0D" w:rsidR="00267296" w:rsidRDefault="00267296" w:rsidP="00EA62FB">
      <w:pPr>
        <w:pStyle w:val="Heading1"/>
      </w:pPr>
      <w:bookmarkStart w:id="39" w:name="_Toc527370490"/>
      <w:bookmarkStart w:id="40" w:name="_Toc526233801"/>
      <w:r>
        <w:t>Principles of operation</w:t>
      </w:r>
      <w:bookmarkEnd w:id="39"/>
      <w:bookmarkEnd w:id="40"/>
    </w:p>
    <w:p w14:paraId="0E91114A" w14:textId="0D0A643F" w:rsidR="00267296" w:rsidRDefault="00267296" w:rsidP="00EA62FB">
      <w:pPr>
        <w:pStyle w:val="Heading2"/>
      </w:pPr>
      <w:bookmarkStart w:id="41" w:name="_Toc527370491"/>
      <w:bookmarkStart w:id="42" w:name="_Toc526233802"/>
      <w:r>
        <w:t>Risk Class</w:t>
      </w:r>
      <w:bookmarkEnd w:id="41"/>
      <w:bookmarkEnd w:id="42"/>
    </w:p>
    <w:p w14:paraId="087FA839" w14:textId="140B8C19" w:rsidR="00364D35" w:rsidRDefault="004F0191" w:rsidP="000B3346">
      <w:r>
        <w:t>Factors to consider in assessing the risk class of The Open Voice Factory:</w:t>
      </w:r>
    </w:p>
    <w:p w14:paraId="21A00C7B" w14:textId="2CE4A08E" w:rsidR="004F0191" w:rsidRDefault="004F0191" w:rsidP="000B3346">
      <w:pPr>
        <w:pStyle w:val="ListParagraph"/>
        <w:numPr>
          <w:ilvl w:val="0"/>
          <w:numId w:val="38"/>
        </w:numPr>
      </w:pPr>
      <w:r>
        <w:t>Duration of use is for periods of up to several hours continuous use per day.</w:t>
      </w:r>
    </w:p>
    <w:p w14:paraId="7C0BAFE8" w14:textId="6768541C" w:rsidR="004F0191" w:rsidRDefault="004F0191" w:rsidP="000B3346">
      <w:pPr>
        <w:pStyle w:val="ListParagraph"/>
        <w:numPr>
          <w:ilvl w:val="0"/>
          <w:numId w:val="38"/>
        </w:numPr>
      </w:pPr>
      <w:r>
        <w:t>The device is not in contact with the human body</w:t>
      </w:r>
    </w:p>
    <w:p w14:paraId="286FA7B1" w14:textId="12E68BAF" w:rsidR="004F0191" w:rsidRDefault="004F0191" w:rsidP="000B3346">
      <w:pPr>
        <w:pStyle w:val="ListParagraph"/>
        <w:numPr>
          <w:ilvl w:val="0"/>
          <w:numId w:val="38"/>
        </w:numPr>
      </w:pPr>
      <w:r>
        <w:t>It is not a reusable surgical device</w:t>
      </w:r>
    </w:p>
    <w:p w14:paraId="5E80EBE5" w14:textId="318963BC" w:rsidR="004F0191" w:rsidRDefault="004F0191" w:rsidP="000B3346">
      <w:pPr>
        <w:pStyle w:val="ListParagraph"/>
        <w:numPr>
          <w:ilvl w:val="0"/>
          <w:numId w:val="38"/>
        </w:numPr>
      </w:pPr>
      <w:r>
        <w:t>It is not an implantable device</w:t>
      </w:r>
    </w:p>
    <w:p w14:paraId="7EC3EEBF" w14:textId="2AC18F84" w:rsidR="004F0191" w:rsidRDefault="004F0191" w:rsidP="000B3346">
      <w:pPr>
        <w:pStyle w:val="ListParagraph"/>
        <w:numPr>
          <w:ilvl w:val="0"/>
          <w:numId w:val="38"/>
        </w:numPr>
      </w:pPr>
      <w:r>
        <w:t xml:space="preserve">It is an active </w:t>
      </w:r>
      <w:r w:rsidR="000B3346">
        <w:t>therapeutic</w:t>
      </w:r>
      <w:r>
        <w:t xml:space="preserve"> device</w:t>
      </w:r>
    </w:p>
    <w:p w14:paraId="66E6B97F" w14:textId="738AA6B5" w:rsidR="004F0191" w:rsidRDefault="004F0191" w:rsidP="000B3346">
      <w:pPr>
        <w:pStyle w:val="ListParagraph"/>
        <w:numPr>
          <w:ilvl w:val="0"/>
          <w:numId w:val="38"/>
        </w:numPr>
      </w:pPr>
      <w:r>
        <w:t>It does not perform a measuring function</w:t>
      </w:r>
    </w:p>
    <w:p w14:paraId="292A7513" w14:textId="5CDA358A" w:rsidR="004F0191" w:rsidRDefault="004F0191" w:rsidP="000B3346">
      <w:pPr>
        <w:pStyle w:val="ListParagraph"/>
        <w:numPr>
          <w:ilvl w:val="0"/>
          <w:numId w:val="38"/>
        </w:numPr>
      </w:pPr>
      <w:r>
        <w:t>It is not a procedure pack</w:t>
      </w:r>
    </w:p>
    <w:p w14:paraId="012258BF" w14:textId="77777777" w:rsidR="004F0191" w:rsidRDefault="004F0191" w:rsidP="006C5FA1"/>
    <w:p w14:paraId="7B9E332D" w14:textId="3D35C1C4" w:rsidR="004F0191" w:rsidRDefault="004F0191" w:rsidP="006C5FA1">
      <w:r>
        <w:t>The following rules apply</w:t>
      </w:r>
      <w:r>
        <w:rPr>
          <w:rStyle w:val="FootnoteReference"/>
        </w:rPr>
        <w:footnoteReference w:id="2"/>
      </w:r>
    </w:p>
    <w:p w14:paraId="06C77789" w14:textId="7E9AD07F" w:rsidR="00D777DF" w:rsidRDefault="00D777DF" w:rsidP="006C5FA1">
      <w:r>
        <w:t>Rule 1 – Non-invasive device</w:t>
      </w:r>
    </w:p>
    <w:p w14:paraId="143DA12F" w14:textId="77777777" w:rsidR="00D777DF" w:rsidRDefault="00D777DF" w:rsidP="006C5FA1"/>
    <w:p w14:paraId="1B5D4418" w14:textId="5EB84478" w:rsidR="00D777DF" w:rsidRDefault="00D777DF" w:rsidP="006C5FA1">
      <w:r>
        <w:t>Therefore the devices is Class 1.</w:t>
      </w:r>
    </w:p>
    <w:p w14:paraId="5E279006" w14:textId="77777777" w:rsidR="00D777DF" w:rsidRDefault="00D777DF" w:rsidP="006C5FA1"/>
    <w:p w14:paraId="2ECD2D9E" w14:textId="3C120328" w:rsidR="00D777DF" w:rsidRDefault="00D777DF" w:rsidP="006C5FA1">
      <w:r>
        <w:lastRenderedPageBreak/>
        <w:t xml:space="preserve">Note that Rule 9 does not apply because, although the device is an Active </w:t>
      </w:r>
      <w:r w:rsidR="006C5FA1">
        <w:t>Therapeutic</w:t>
      </w:r>
      <w:r>
        <w:t xml:space="preserve"> Device, it does not administer or exchange energy.</w:t>
      </w:r>
    </w:p>
    <w:p w14:paraId="24654536" w14:textId="5C1CEC6D" w:rsidR="00364D35" w:rsidRDefault="00364D35" w:rsidP="00EA62FB">
      <w:pPr>
        <w:pStyle w:val="Heading2"/>
      </w:pPr>
      <w:bookmarkStart w:id="43" w:name="_Toc527370492"/>
      <w:bookmarkStart w:id="44" w:name="_Toc526233803"/>
      <w:r>
        <w:t>Novel Features</w:t>
      </w:r>
      <w:bookmarkEnd w:id="43"/>
      <w:bookmarkEnd w:id="44"/>
    </w:p>
    <w:p w14:paraId="7064D7E0" w14:textId="1A0FF9DD" w:rsidR="00E63648" w:rsidRDefault="001576B6" w:rsidP="006C5FA1">
      <w:r>
        <w:t>The Open Voice Factory</w:t>
      </w:r>
      <w:r w:rsidR="00E63648">
        <w:t xml:space="preserve"> has been developed as </w:t>
      </w:r>
      <w:r>
        <w:t xml:space="preserve">an </w:t>
      </w:r>
      <w:r w:rsidR="00E63648">
        <w:t>Open Source software application</w:t>
      </w:r>
      <w:r w:rsidR="006C5FA1">
        <w:t>;</w:t>
      </w:r>
      <w:r w:rsidR="00E63648">
        <w:t xml:space="preserve"> that is software whose source code anyone can inspect and modify.  Although anyone can modify the source code, modifications are only accepted into the official product in accordance with the eQuality Time development policy which ensures compliance with</w:t>
      </w:r>
      <w:r>
        <w:t xml:space="preserve"> the Essential R</w:t>
      </w:r>
      <w:r w:rsidR="00E63648">
        <w:t>equirements for CE marking.</w:t>
      </w:r>
    </w:p>
    <w:p w14:paraId="64690CBB" w14:textId="2D1A50D4" w:rsidR="00364D35" w:rsidRDefault="00364D35" w:rsidP="00EA62FB">
      <w:pPr>
        <w:pStyle w:val="Heading2"/>
      </w:pPr>
      <w:bookmarkStart w:id="45" w:name="_Toc527370493"/>
      <w:bookmarkStart w:id="46" w:name="_Toc526233804"/>
      <w:r>
        <w:t>Accessories and other Products</w:t>
      </w:r>
      <w:bookmarkEnd w:id="45"/>
      <w:bookmarkEnd w:id="46"/>
    </w:p>
    <w:p w14:paraId="28A6B02F" w14:textId="3276E966" w:rsidR="00EA42D6" w:rsidRDefault="00EA42D6" w:rsidP="000B3346">
      <w:r>
        <w:t xml:space="preserve">The Open Voice Factory is software which runs via a web browser.  This can be run on any suitable device (such as a laptop, tablet or smartphone).  The device </w:t>
      </w:r>
      <w:r w:rsidR="00936CAC">
        <w:t>operating the brows</w:t>
      </w:r>
      <w:r>
        <w:t>er in which The Open Voice Factory runs is not considered a medical device.</w:t>
      </w:r>
    </w:p>
    <w:p w14:paraId="22AAE9A1" w14:textId="77777777" w:rsidR="00EA42D6" w:rsidRDefault="00EA42D6" w:rsidP="000B3346"/>
    <w:p w14:paraId="19126E1B" w14:textId="77777777" w:rsidR="00EA42D6" w:rsidRDefault="00EA42D6" w:rsidP="000B3346">
      <w:r>
        <w:t xml:space="preserve">The Open Voice Factory is delivered by eQuality Time from cloud based virtual computers which they have procured.  This environment is not considered a medical </w:t>
      </w:r>
      <w:commentRangeStart w:id="47"/>
      <w:commentRangeStart w:id="48"/>
      <w:commentRangeStart w:id="49"/>
      <w:commentRangeStart w:id="50"/>
      <w:r>
        <w:t>device</w:t>
      </w:r>
      <w:commentRangeEnd w:id="47"/>
      <w:r w:rsidR="00936CAC">
        <w:rPr>
          <w:rStyle w:val="CommentReference"/>
        </w:rPr>
        <w:commentReference w:id="47"/>
      </w:r>
      <w:commentRangeEnd w:id="48"/>
      <w:r w:rsidR="000B3346">
        <w:rPr>
          <w:rStyle w:val="CommentReference"/>
        </w:rPr>
        <w:commentReference w:id="48"/>
      </w:r>
      <w:commentRangeEnd w:id="49"/>
      <w:r w:rsidR="006C5FA1">
        <w:rPr>
          <w:rStyle w:val="CommentReference"/>
        </w:rPr>
        <w:commentReference w:id="49"/>
      </w:r>
      <w:commentRangeEnd w:id="50"/>
      <w:r w:rsidR="001A17AD">
        <w:rPr>
          <w:rStyle w:val="CommentReference"/>
        </w:rPr>
        <w:commentReference w:id="50"/>
      </w:r>
      <w:r>
        <w:t>.</w:t>
      </w:r>
    </w:p>
    <w:p w14:paraId="3CF29A0F" w14:textId="77777777" w:rsidR="00EA42D6" w:rsidRDefault="00EA42D6" w:rsidP="000B3346"/>
    <w:p w14:paraId="61591F71" w14:textId="59ECC4E8" w:rsidR="00364D35" w:rsidRDefault="00EA42D6" w:rsidP="000B3346">
      <w:r>
        <w:t xml:space="preserve">The Open Voice Factory can however be downloaded and operated by anyone, however in this </w:t>
      </w:r>
      <w:r w:rsidR="00936CAC">
        <w:t>configuration the product cannot be considered certified and this is made clear in the associated information provided to potential users.</w:t>
      </w:r>
    </w:p>
    <w:p w14:paraId="33182C09" w14:textId="415E2405" w:rsidR="00364D35" w:rsidRDefault="00364D35" w:rsidP="00EA62FB">
      <w:pPr>
        <w:pStyle w:val="Heading2"/>
      </w:pPr>
      <w:bookmarkStart w:id="51" w:name="_Toc527370494"/>
      <w:bookmarkStart w:id="52" w:name="_Toc526233805"/>
      <w:r>
        <w:t>Configurations and Variants</w:t>
      </w:r>
      <w:bookmarkEnd w:id="51"/>
      <w:bookmarkEnd w:id="52"/>
    </w:p>
    <w:p w14:paraId="6DC7A923" w14:textId="5B89DB87" w:rsidR="00364D35" w:rsidRDefault="00936CAC" w:rsidP="000B3346">
      <w:r>
        <w:t xml:space="preserve">A single version of The Open Voice Factory will be made available as a Medical Device.  </w:t>
      </w:r>
      <w:r w:rsidR="001576B6">
        <w:t>Updates to this version will be made periodically in line with eQuality Learning’s policies which ensure continued compliance with the Essential Requirements.</w:t>
      </w:r>
    </w:p>
    <w:p w14:paraId="1FB085F3" w14:textId="120BC103" w:rsidR="00364D35" w:rsidRDefault="00364D35" w:rsidP="00EA62FB">
      <w:pPr>
        <w:pStyle w:val="Heading2"/>
      </w:pPr>
      <w:bookmarkStart w:id="53" w:name="_Toc527370495"/>
      <w:bookmarkStart w:id="54" w:name="_Toc526233806"/>
      <w:r>
        <w:t>Functional Elements</w:t>
      </w:r>
      <w:bookmarkEnd w:id="53"/>
      <w:bookmarkEnd w:id="54"/>
    </w:p>
    <w:p w14:paraId="68C66930" w14:textId="77777777" w:rsidR="002C4972" w:rsidRDefault="002C4972" w:rsidP="00C60D0A">
      <w:pPr>
        <w:pStyle w:val="Heading3"/>
      </w:pPr>
      <w:bookmarkStart w:id="55" w:name="_Toc527370496"/>
      <w:bookmarkStart w:id="56" w:name="_Toc526233807"/>
      <w:r>
        <w:t>User Stories</w:t>
      </w:r>
      <w:bookmarkEnd w:id="55"/>
      <w:bookmarkEnd w:id="56"/>
    </w:p>
    <w:p w14:paraId="1EBE3C6B" w14:textId="77777777" w:rsidR="002C4972" w:rsidRDefault="002C4972" w:rsidP="002C4972">
      <w:pPr>
        <w:pStyle w:val="NormalWeb"/>
        <w:spacing w:before="0" w:beforeAutospacing="0" w:after="240" w:afterAutospacing="0"/>
        <w:rPr>
          <w:rFonts w:ascii="&amp;quot" w:hAnsi="&amp;quot"/>
          <w:color w:val="24292E"/>
        </w:rPr>
      </w:pPr>
      <w:r>
        <w:rPr>
          <w:rFonts w:ascii="&amp;quot" w:hAnsi="&amp;quot"/>
          <w:color w:val="24292E"/>
        </w:rPr>
        <w:t xml:space="preserve">We use </w:t>
      </w:r>
      <w:hyperlink r:id="rId13" w:history="1">
        <w:r>
          <w:rPr>
            <w:rStyle w:val="Hyperlink"/>
            <w:rFonts w:ascii="&amp;quot" w:hAnsi="&amp;quot"/>
            <w:color w:val="0366D6"/>
          </w:rPr>
          <w:t>User Stories</w:t>
        </w:r>
      </w:hyperlink>
      <w:r>
        <w:rPr>
          <w:rFonts w:ascii="&amp;quot" w:hAnsi="&amp;quot"/>
          <w:color w:val="24292E"/>
        </w:rPr>
        <w:t xml:space="preserve"> to show the high level requirements.</w:t>
      </w:r>
    </w:p>
    <w:p w14:paraId="03209085" w14:textId="202FC046" w:rsidR="002C4972" w:rsidRDefault="002C4972" w:rsidP="002C4972">
      <w:pPr>
        <w:numPr>
          <w:ilvl w:val="0"/>
          <w:numId w:val="39"/>
        </w:numPr>
        <w:spacing w:before="100" w:beforeAutospacing="1" w:after="100" w:afterAutospacing="1"/>
        <w:rPr>
          <w:rFonts w:ascii="&amp;quot" w:hAnsi="&amp;quot"/>
          <w:color w:val="24292E"/>
        </w:rPr>
      </w:pPr>
      <w:r>
        <w:rPr>
          <w:rFonts w:ascii="&amp;quot" w:hAnsi="&amp;quot"/>
          <w:color w:val="24292E"/>
        </w:rPr>
        <w:t xml:space="preserve">As a user I want to create a board in </w:t>
      </w:r>
      <w:r w:rsidR="00D013DE">
        <w:rPr>
          <w:rFonts w:ascii="&amp;quot" w:hAnsi="&amp;quot"/>
          <w:color w:val="24292E"/>
        </w:rPr>
        <w:t>PowerPoint</w:t>
      </w:r>
      <w:r>
        <w:rPr>
          <w:rFonts w:ascii="&amp;quot" w:hAnsi="&amp;quot"/>
          <w:color w:val="24292E"/>
        </w:rPr>
        <w:t xml:space="preserve"> which can be compiled into an AAC board so that I can use the board to assist with my communication.</w:t>
      </w:r>
    </w:p>
    <w:p w14:paraId="1354E1E9" w14:textId="77777777" w:rsidR="002C4972" w:rsidRDefault="002C4972" w:rsidP="002C4972">
      <w:pPr>
        <w:numPr>
          <w:ilvl w:val="0"/>
          <w:numId w:val="39"/>
        </w:numPr>
        <w:spacing w:before="60" w:after="100" w:afterAutospacing="1"/>
        <w:rPr>
          <w:rFonts w:ascii="&amp;quot" w:hAnsi="&amp;quot"/>
          <w:color w:val="24292E"/>
        </w:rPr>
      </w:pPr>
      <w:r>
        <w:rPr>
          <w:rStyle w:val="Emphasis"/>
          <w:rFonts w:ascii="&amp;quot" w:hAnsi="&amp;quot"/>
          <w:color w:val="24292E"/>
        </w:rPr>
        <w:t>Note that one person may create a board for some other person to use. Also ‘create’ here also means edit.</w:t>
      </w:r>
    </w:p>
    <w:p w14:paraId="3A6B65D7" w14:textId="62EFF9D2" w:rsidR="002C4972" w:rsidRDefault="002C4972" w:rsidP="002C4972">
      <w:pPr>
        <w:numPr>
          <w:ilvl w:val="0"/>
          <w:numId w:val="39"/>
        </w:numPr>
        <w:spacing w:before="60" w:after="100" w:afterAutospacing="1"/>
        <w:rPr>
          <w:rFonts w:ascii="&amp;quot" w:hAnsi="&amp;quot"/>
          <w:color w:val="24292E"/>
        </w:rPr>
      </w:pPr>
      <w:r>
        <w:rPr>
          <w:rFonts w:ascii="&amp;quot" w:hAnsi="&amp;quot"/>
          <w:color w:val="24292E"/>
        </w:rPr>
        <w:t xml:space="preserve">As a user I want to upload a </w:t>
      </w:r>
      <w:r w:rsidR="00D013DE">
        <w:rPr>
          <w:rFonts w:ascii="&amp;quot" w:hAnsi="&amp;quot"/>
          <w:color w:val="24292E"/>
        </w:rPr>
        <w:t>PowerPoint</w:t>
      </w:r>
      <w:r>
        <w:rPr>
          <w:rFonts w:ascii="&amp;quot" w:hAnsi="&amp;quot"/>
          <w:color w:val="24292E"/>
        </w:rPr>
        <w:t xml:space="preserve"> file to the system so that it can be compiled</w:t>
      </w:r>
    </w:p>
    <w:p w14:paraId="452EAA71" w14:textId="2B4FD691" w:rsidR="002C4972" w:rsidRDefault="002C4972" w:rsidP="002C4972">
      <w:pPr>
        <w:numPr>
          <w:ilvl w:val="0"/>
          <w:numId w:val="39"/>
        </w:numPr>
        <w:spacing w:before="60" w:after="100" w:afterAutospacing="1"/>
        <w:rPr>
          <w:rFonts w:ascii="&amp;quot" w:hAnsi="&amp;quot"/>
          <w:color w:val="24292E"/>
        </w:rPr>
      </w:pPr>
      <w:r>
        <w:rPr>
          <w:rFonts w:ascii="&amp;quot" w:hAnsi="&amp;quot"/>
          <w:color w:val="24292E"/>
        </w:rPr>
        <w:t xml:space="preserve">As a user, if I upload a </w:t>
      </w:r>
      <w:r w:rsidR="00D013DE">
        <w:rPr>
          <w:rFonts w:ascii="&amp;quot" w:hAnsi="&amp;quot"/>
          <w:color w:val="24292E"/>
        </w:rPr>
        <w:t>PowerPoint</w:t>
      </w:r>
      <w:r>
        <w:rPr>
          <w:rFonts w:ascii="&amp;quot" w:hAnsi="&amp;quot"/>
          <w:color w:val="24292E"/>
        </w:rPr>
        <w:t xml:space="preserve"> file to the system for compilation and that file does not conform to the correct conventions I want to receive a meaningful response so that I can fix it</w:t>
      </w:r>
    </w:p>
    <w:p w14:paraId="2A4D99E1" w14:textId="77777777" w:rsidR="002C4972" w:rsidRDefault="002C4972" w:rsidP="002C4972">
      <w:pPr>
        <w:numPr>
          <w:ilvl w:val="0"/>
          <w:numId w:val="39"/>
        </w:numPr>
        <w:spacing w:before="60" w:after="100" w:afterAutospacing="1"/>
        <w:rPr>
          <w:rFonts w:ascii="&amp;quot" w:hAnsi="&amp;quot"/>
          <w:color w:val="24292E"/>
        </w:rPr>
      </w:pPr>
      <w:r>
        <w:rPr>
          <w:rFonts w:ascii="&amp;quot" w:hAnsi="&amp;quot"/>
          <w:color w:val="24292E"/>
        </w:rPr>
        <w:t>As a user I want to display a previously compiled board so that I can use it to assist with my communication</w:t>
      </w:r>
    </w:p>
    <w:p w14:paraId="7E1504A2" w14:textId="77777777" w:rsidR="002C4972" w:rsidRDefault="002C4972" w:rsidP="002C4972">
      <w:pPr>
        <w:numPr>
          <w:ilvl w:val="0"/>
          <w:numId w:val="39"/>
        </w:numPr>
        <w:spacing w:before="60" w:after="100" w:afterAutospacing="1"/>
        <w:rPr>
          <w:rFonts w:ascii="&amp;quot" w:hAnsi="&amp;quot"/>
          <w:color w:val="24292E"/>
        </w:rPr>
      </w:pPr>
      <w:r>
        <w:rPr>
          <w:rFonts w:ascii="&amp;quot" w:hAnsi="&amp;quot"/>
          <w:color w:val="24292E"/>
        </w:rPr>
        <w:lastRenderedPageBreak/>
        <w:t>As a user I want to display a board saved in Open Board Format so that I can display board created by other applications or means</w:t>
      </w:r>
    </w:p>
    <w:p w14:paraId="075FA807" w14:textId="77777777" w:rsidR="002C4972" w:rsidRDefault="002C4972" w:rsidP="002C4972">
      <w:pPr>
        <w:numPr>
          <w:ilvl w:val="0"/>
          <w:numId w:val="39"/>
        </w:numPr>
        <w:spacing w:before="60" w:after="100" w:afterAutospacing="1"/>
        <w:rPr>
          <w:rFonts w:ascii="&amp;quot" w:hAnsi="&amp;quot"/>
          <w:color w:val="24292E"/>
        </w:rPr>
      </w:pPr>
      <w:r>
        <w:rPr>
          <w:rFonts w:ascii="&amp;quot" w:hAnsi="&amp;quot"/>
          <w:color w:val="24292E"/>
        </w:rPr>
        <w:t>As a user, if I attempt to display a previously prepared board that does not comply with Open Board Format I want to see a meaningful message so that I can fix it</w:t>
      </w:r>
    </w:p>
    <w:p w14:paraId="7BBDBAAE" w14:textId="77777777" w:rsidR="002C4972" w:rsidRDefault="002C4972" w:rsidP="002C4972">
      <w:pPr>
        <w:numPr>
          <w:ilvl w:val="0"/>
          <w:numId w:val="39"/>
        </w:numPr>
        <w:spacing w:before="60" w:after="100" w:afterAutospacing="1"/>
        <w:rPr>
          <w:rFonts w:ascii="&amp;quot" w:hAnsi="&amp;quot"/>
          <w:color w:val="24292E"/>
        </w:rPr>
      </w:pPr>
      <w:r>
        <w:rPr>
          <w:rFonts w:ascii="&amp;quot" w:hAnsi="&amp;quot"/>
          <w:color w:val="24292E"/>
        </w:rPr>
        <w:t>As a user I want to select a cell on a board so that the action associated with that cell takes place</w:t>
      </w:r>
    </w:p>
    <w:p w14:paraId="38AF9082" w14:textId="77777777" w:rsidR="002C4972" w:rsidRDefault="002C4972" w:rsidP="002C4972">
      <w:pPr>
        <w:numPr>
          <w:ilvl w:val="0"/>
          <w:numId w:val="39"/>
        </w:numPr>
        <w:spacing w:before="60" w:after="100" w:afterAutospacing="1"/>
        <w:rPr>
          <w:rFonts w:ascii="&amp;quot" w:hAnsi="&amp;quot"/>
          <w:color w:val="24292E"/>
        </w:rPr>
      </w:pPr>
      <w:r>
        <w:rPr>
          <w:rFonts w:ascii="&amp;quot" w:hAnsi="&amp;quot"/>
          <w:color w:val="24292E"/>
        </w:rPr>
        <w:t>As a user I want to initiate scanning of each cell on the board so that I can indicate when the cell I want is selected</w:t>
      </w:r>
    </w:p>
    <w:p w14:paraId="4247A943" w14:textId="77777777" w:rsidR="002C4972" w:rsidRDefault="002C4972" w:rsidP="002C4972">
      <w:pPr>
        <w:numPr>
          <w:ilvl w:val="0"/>
          <w:numId w:val="39"/>
        </w:numPr>
        <w:spacing w:before="60" w:after="100" w:afterAutospacing="1"/>
        <w:rPr>
          <w:rFonts w:ascii="&amp;quot" w:hAnsi="&amp;quot"/>
          <w:color w:val="24292E"/>
        </w:rPr>
      </w:pPr>
      <w:r>
        <w:rPr>
          <w:rFonts w:ascii="&amp;quot" w:hAnsi="&amp;quot"/>
          <w:color w:val="24292E"/>
        </w:rPr>
        <w:t>As a user I want the words I have selected to be spoken so that I can communicate with other people</w:t>
      </w:r>
    </w:p>
    <w:p w14:paraId="5235479B" w14:textId="77777777" w:rsidR="002C4972" w:rsidRDefault="002C4972" w:rsidP="002C4972">
      <w:pPr>
        <w:numPr>
          <w:ilvl w:val="0"/>
          <w:numId w:val="39"/>
        </w:numPr>
        <w:spacing w:before="60" w:after="100" w:afterAutospacing="1"/>
        <w:rPr>
          <w:rFonts w:ascii="&amp;quot" w:hAnsi="&amp;quot"/>
          <w:color w:val="24292E"/>
        </w:rPr>
      </w:pPr>
      <w:r>
        <w:rPr>
          <w:rFonts w:ascii="&amp;quot" w:hAnsi="&amp;quot"/>
          <w:color w:val="24292E"/>
        </w:rPr>
        <w:t>As a user I want the system to run from a browser so that I can use the system on a large range of different devices</w:t>
      </w:r>
    </w:p>
    <w:p w14:paraId="6108DE19" w14:textId="77777777" w:rsidR="002C4972" w:rsidRDefault="002C4972" w:rsidP="002C4972">
      <w:pPr>
        <w:numPr>
          <w:ilvl w:val="0"/>
          <w:numId w:val="39"/>
        </w:numPr>
        <w:spacing w:before="60" w:after="100" w:afterAutospacing="1"/>
        <w:rPr>
          <w:rFonts w:ascii="&amp;quot" w:hAnsi="&amp;quot"/>
          <w:color w:val="24292E"/>
        </w:rPr>
      </w:pPr>
      <w:r>
        <w:rPr>
          <w:rFonts w:ascii="&amp;quot" w:hAnsi="&amp;quot"/>
          <w:color w:val="24292E"/>
        </w:rPr>
        <w:t xml:space="preserve">As a product owner I want us to produce software for the most common sizes of interface (5x5 and 4x4) so we help the most people. Size information from </w:t>
      </w:r>
      <w:hyperlink r:id="rId14" w:history="1">
        <w:r>
          <w:rPr>
            <w:rStyle w:val="Hyperlink"/>
            <w:rFonts w:ascii="&amp;quot" w:hAnsi="&amp;quot"/>
            <w:color w:val="0366D6"/>
          </w:rPr>
          <w:t>this publication</w:t>
        </w:r>
      </w:hyperlink>
      <w:r>
        <w:rPr>
          <w:rFonts w:ascii="&amp;quot" w:hAnsi="&amp;quot"/>
          <w:color w:val="24292E"/>
        </w:rPr>
        <w:t xml:space="preserve"> </w:t>
      </w:r>
    </w:p>
    <w:p w14:paraId="2C3D484A" w14:textId="77777777" w:rsidR="002C4972" w:rsidRDefault="002C4972" w:rsidP="000B1FF0">
      <w:pPr>
        <w:pStyle w:val="Heading3"/>
      </w:pPr>
      <w:bookmarkStart w:id="57" w:name="_Toc527370497"/>
      <w:bookmarkStart w:id="58" w:name="_Toc526233808"/>
      <w:r>
        <w:t>People</w:t>
      </w:r>
      <w:bookmarkEnd w:id="57"/>
      <w:bookmarkEnd w:id="58"/>
    </w:p>
    <w:p w14:paraId="460B053E" w14:textId="5BB46D13" w:rsidR="002C4972" w:rsidRDefault="002C4972" w:rsidP="002C4972">
      <w:pPr>
        <w:pStyle w:val="NormalWeb"/>
        <w:spacing w:before="0" w:beforeAutospacing="0" w:after="240" w:afterAutospacing="0"/>
        <w:rPr>
          <w:rFonts w:ascii="&amp;quot" w:hAnsi="&amp;quot"/>
          <w:color w:val="24292E"/>
        </w:rPr>
      </w:pPr>
      <w:r>
        <w:rPr>
          <w:rFonts w:ascii="&amp;quot" w:hAnsi="&amp;quot"/>
          <w:color w:val="24292E"/>
        </w:rPr>
        <w:t xml:space="preserve">Everything in the Open Voice Factory should be for the benefit of one of these people. Some of whom are real and have shared their data, some are famous and we are using publicly </w:t>
      </w:r>
      <w:r w:rsidR="00C60D0A">
        <w:rPr>
          <w:rFonts w:ascii="&amp;quot" w:hAnsi="&amp;quot"/>
          <w:color w:val="24292E"/>
        </w:rPr>
        <w:t>available</w:t>
      </w:r>
      <w:r>
        <w:rPr>
          <w:rFonts w:ascii="&amp;quot" w:hAnsi="&amp;quot"/>
          <w:color w:val="24292E"/>
        </w:rPr>
        <w:t xml:space="preserve"> data, and some are fictional, but reflect a need we are aware of. If you add a feature to the Open Voice Factory, you should be able to defend it as "But Rob will like this"</w:t>
      </w:r>
      <w:r w:rsidR="00C60D0A">
        <w:rPr>
          <w:rFonts w:ascii="&amp;quot" w:hAnsi="&amp;quot"/>
          <w:color w:val="24292E"/>
        </w:rPr>
        <w:t xml:space="preserve">.  Note: </w:t>
      </w:r>
      <w:hyperlink r:id="rId15" w:history="1">
        <w:r w:rsidR="00C60D0A">
          <w:rPr>
            <w:rStyle w:val="Hyperlink"/>
            <w:rFonts w:ascii="&amp;quot" w:hAnsi="&amp;quot"/>
            <w:color w:val="0366D6"/>
          </w:rPr>
          <w:t>CK12</w:t>
        </w:r>
      </w:hyperlink>
      <w:r w:rsidR="00C60D0A">
        <w:rPr>
          <w:rFonts w:ascii="&amp;quot" w:hAnsi="&amp;quot"/>
          <w:color w:val="24292E"/>
        </w:rPr>
        <w:t xml:space="preserve"> and CK20 are open </w:t>
      </w:r>
      <w:proofErr w:type="spellStart"/>
      <w:r w:rsidR="00C60D0A">
        <w:rPr>
          <w:rFonts w:ascii="&amp;quot" w:hAnsi="&amp;quot"/>
          <w:color w:val="24292E"/>
        </w:rPr>
        <w:t>pagesets</w:t>
      </w:r>
      <w:proofErr w:type="spellEnd"/>
      <w:r w:rsidR="00C60D0A">
        <w:rPr>
          <w:rFonts w:ascii="&amp;quot" w:hAnsi="&amp;quot"/>
          <w:color w:val="24292E"/>
        </w:rPr>
        <w:t xml:space="preserve"> that can be run by OVF and other similar devices.</w:t>
      </w:r>
    </w:p>
    <w:p w14:paraId="2FD4E481" w14:textId="77777777" w:rsidR="002C4972" w:rsidRDefault="002C4972" w:rsidP="000B1FF0">
      <w:pPr>
        <w:pStyle w:val="Heading4"/>
      </w:pPr>
      <w:r>
        <w:t>Richard</w:t>
      </w:r>
    </w:p>
    <w:p w14:paraId="154EFF8F" w14:textId="77777777" w:rsidR="002C4972" w:rsidRDefault="002C4972" w:rsidP="002C4972">
      <w:pPr>
        <w:pStyle w:val="NormalWeb"/>
        <w:spacing w:before="0" w:beforeAutospacing="0" w:after="240" w:afterAutospacing="0"/>
        <w:rPr>
          <w:rFonts w:ascii="&amp;quot" w:hAnsi="&amp;quot"/>
          <w:color w:val="24292E"/>
        </w:rPr>
      </w:pPr>
      <w:r>
        <w:rPr>
          <w:rFonts w:ascii="&amp;quot" w:hAnsi="&amp;quot"/>
          <w:color w:val="24292E"/>
        </w:rPr>
        <w:t>Richard is in his mid-30s and has developmental difficulties. He has no speech, and limited cognitive ability (no reading and limited working memory. His vision and hearing are fine.</w:t>
      </w:r>
    </w:p>
    <w:p w14:paraId="12AECA7F" w14:textId="77777777" w:rsidR="002C4972" w:rsidRDefault="002C4972" w:rsidP="002C4972">
      <w:pPr>
        <w:pStyle w:val="NormalWeb"/>
        <w:spacing w:before="0" w:beforeAutospacing="0" w:after="240" w:afterAutospacing="0"/>
        <w:rPr>
          <w:rFonts w:ascii="&amp;quot" w:hAnsi="&amp;quot"/>
          <w:color w:val="24292E"/>
        </w:rPr>
      </w:pPr>
      <w:r>
        <w:rPr>
          <w:rFonts w:ascii="&amp;quot" w:hAnsi="&amp;quot"/>
          <w:color w:val="24292E"/>
        </w:rPr>
        <w:t>Richard will typically produce outputs of 1-3 symbols (occasionally four) that are presented without tense or indeed much context. Examples might be &lt;dad, sonic, screwdriver&gt;. This turns out NOT to be a Doctor Who reference. Conversations with Richard require a lot of scaffolding:</w:t>
      </w:r>
    </w:p>
    <w:p w14:paraId="569B30CB" w14:textId="3B0A04D8" w:rsidR="002C4972" w:rsidRDefault="002C4972" w:rsidP="002C4972">
      <w:pPr>
        <w:pStyle w:val="NormalWeb"/>
        <w:spacing w:before="0" w:beforeAutospacing="0" w:after="240" w:afterAutospacing="0"/>
        <w:rPr>
          <w:rFonts w:ascii="&amp;quot" w:hAnsi="&amp;quot"/>
          <w:color w:val="24292E"/>
        </w:rPr>
      </w:pPr>
      <w:r>
        <w:rPr>
          <w:rFonts w:ascii="&amp;quot" w:hAnsi="&amp;quot"/>
          <w:noProof/>
          <w:color w:val="24292E"/>
          <w:lang w:eastAsia="en-GB"/>
        </w:rPr>
        <w:drawing>
          <wp:inline distT="0" distB="0" distL="0" distR="0" wp14:anchorId="24F51229" wp14:editId="6D2EE4BC">
            <wp:extent cx="4981575" cy="1704975"/>
            <wp:effectExtent l="0" t="0" r="9525" b="9525"/>
            <wp:docPr id="2" name="Picture 2" descr="screen shot 2018-08-28 at 12 15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2018-08-28 at 12 15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1575" cy="1704975"/>
                    </a:xfrm>
                    <a:prstGeom prst="rect">
                      <a:avLst/>
                    </a:prstGeom>
                    <a:noFill/>
                    <a:ln>
                      <a:noFill/>
                    </a:ln>
                  </pic:spPr>
                </pic:pic>
              </a:graphicData>
            </a:graphic>
          </wp:inline>
        </w:drawing>
      </w:r>
    </w:p>
    <w:p w14:paraId="1AABC09A" w14:textId="77777777" w:rsidR="002C4972" w:rsidRDefault="002C4972" w:rsidP="002C4972">
      <w:pPr>
        <w:pStyle w:val="NormalWeb"/>
        <w:spacing w:before="0" w:beforeAutospacing="0" w:after="240" w:afterAutospacing="0"/>
        <w:rPr>
          <w:rFonts w:ascii="&amp;quot" w:hAnsi="&amp;quot"/>
          <w:color w:val="24292E"/>
        </w:rPr>
      </w:pPr>
      <w:r>
        <w:rPr>
          <w:rFonts w:ascii="&amp;quot" w:hAnsi="&amp;quot"/>
          <w:color w:val="24292E"/>
        </w:rPr>
        <w:t xml:space="preserve">(From </w:t>
      </w:r>
      <w:hyperlink r:id="rId17" w:history="1">
        <w:r>
          <w:rPr>
            <w:rStyle w:val="Hyperlink"/>
            <w:rFonts w:ascii="&amp;quot" w:hAnsi="&amp;quot"/>
            <w:color w:val="0366D6"/>
          </w:rPr>
          <w:t>this book chapter</w:t>
        </w:r>
      </w:hyperlink>
      <w:r>
        <w:rPr>
          <w:rFonts w:ascii="&amp;quot" w:hAnsi="&amp;quot"/>
          <w:color w:val="24292E"/>
        </w:rPr>
        <w:t xml:space="preserve"> which is particularly interesting on the topic of user privacy).</w:t>
      </w:r>
    </w:p>
    <w:p w14:paraId="4A089A27" w14:textId="77777777" w:rsidR="002C4972" w:rsidRDefault="002C4972" w:rsidP="002C4972">
      <w:pPr>
        <w:pStyle w:val="NormalWeb"/>
        <w:spacing w:before="0" w:beforeAutospacing="0" w:after="240" w:afterAutospacing="0"/>
        <w:rPr>
          <w:rFonts w:ascii="&amp;quot" w:hAnsi="&amp;quot"/>
          <w:color w:val="24292E"/>
        </w:rPr>
      </w:pPr>
      <w:r>
        <w:rPr>
          <w:rFonts w:ascii="&amp;quot" w:hAnsi="&amp;quot"/>
          <w:color w:val="24292E"/>
        </w:rPr>
        <w:t>Richard has physical issues, but they do NOT interfere with his use of the device. If Richard is given access to the editing functions of the device then he typically will accidentally delete something important and get frustrated.</w:t>
      </w:r>
    </w:p>
    <w:p w14:paraId="470EAB93" w14:textId="77777777" w:rsidR="002C4972" w:rsidRDefault="002C4972" w:rsidP="000B1FF0">
      <w:pPr>
        <w:pStyle w:val="Heading4"/>
      </w:pPr>
      <w:r>
        <w:lastRenderedPageBreak/>
        <w:t>Rob</w:t>
      </w:r>
    </w:p>
    <w:p w14:paraId="18D90557" w14:textId="30E73405" w:rsidR="002C4972" w:rsidRDefault="002C4972" w:rsidP="002C4972">
      <w:pPr>
        <w:pStyle w:val="NormalWeb"/>
        <w:spacing w:before="0" w:beforeAutospacing="0" w:after="240" w:afterAutospacing="0"/>
        <w:rPr>
          <w:rFonts w:ascii="&amp;quot" w:hAnsi="&amp;quot"/>
          <w:color w:val="24292E"/>
        </w:rPr>
      </w:pPr>
      <w:r>
        <w:rPr>
          <w:rFonts w:ascii="&amp;quot" w:hAnsi="&amp;quot"/>
          <w:color w:val="24292E"/>
        </w:rPr>
        <w:t xml:space="preserve">Rob is a 35 year old who has Down syndrome and Autism. He has no literacy skills and is only able recognised 3 letters. ROB. He uses symbols/pictures and photographs in order to generate sentences up to 3 key words in length. He didn’t have access to an electronic communication aid until he was 18. Prior to that he used mime gestures and </w:t>
      </w:r>
      <w:r w:rsidR="00D013DE">
        <w:rPr>
          <w:rFonts w:ascii="&amp;quot" w:hAnsi="&amp;quot"/>
          <w:color w:val="24292E"/>
        </w:rPr>
        <w:t>Makaton</w:t>
      </w:r>
      <w:r>
        <w:rPr>
          <w:rFonts w:ascii="&amp;quot" w:hAnsi="&amp;quot"/>
          <w:color w:val="24292E"/>
        </w:rPr>
        <w:t xml:space="preserve"> sig</w:t>
      </w:r>
      <w:r w:rsidR="009B427B">
        <w:rPr>
          <w:rFonts w:ascii="&amp;quot" w:hAnsi="&amp;quot"/>
          <w:color w:val="24292E"/>
        </w:rPr>
        <w:t>n language to get his message a</w:t>
      </w:r>
      <w:r>
        <w:rPr>
          <w:rFonts w:ascii="&amp;quot" w:hAnsi="&amp;quot"/>
          <w:color w:val="24292E"/>
        </w:rPr>
        <w:t>cross. This was frustrating and often his attempts to communicate were misinterpreted as challenging behaviour. He lives in the here and now has very little concept of time. For example when Easter is over he continually talks about Halloween as he knows this is the next party to happen. Then quickly moved on to talk about Christmas after Halloween. He uses CK20 and is able to make requests and comments and make most of his daily needs known to his care staff and family.</w:t>
      </w:r>
    </w:p>
    <w:p w14:paraId="58AE9366" w14:textId="77777777" w:rsidR="002C4972" w:rsidRDefault="002C4972" w:rsidP="000B1FF0">
      <w:pPr>
        <w:pStyle w:val="Heading4"/>
      </w:pPr>
      <w:r>
        <w:t>Larry</w:t>
      </w:r>
    </w:p>
    <w:p w14:paraId="3C59A41F" w14:textId="30C37843" w:rsidR="002C4972" w:rsidRDefault="002C4972" w:rsidP="002C4972">
      <w:pPr>
        <w:pStyle w:val="NormalWeb"/>
        <w:spacing w:before="0" w:beforeAutospacing="0" w:after="240" w:afterAutospacing="0"/>
        <w:rPr>
          <w:rFonts w:ascii="&amp;quot" w:hAnsi="&amp;quot"/>
          <w:color w:val="24292E"/>
        </w:rPr>
      </w:pPr>
      <w:r>
        <w:rPr>
          <w:rFonts w:ascii="&amp;quot" w:hAnsi="&amp;quot"/>
          <w:color w:val="24292E"/>
        </w:rPr>
        <w:t xml:space="preserve">Larry is a 21 year old </w:t>
      </w:r>
      <w:r w:rsidR="00D013DE">
        <w:rPr>
          <w:rFonts w:ascii="&amp;quot" w:hAnsi="&amp;quot"/>
          <w:color w:val="24292E"/>
        </w:rPr>
        <w:t>man</w:t>
      </w:r>
      <w:r w:rsidR="00D013DE">
        <w:rPr>
          <w:rFonts w:ascii="&amp;quot" w:hAnsi="&amp;quot"/>
          <w:color w:val="24292E"/>
        </w:rPr>
        <w:t xml:space="preserve"> </w:t>
      </w:r>
      <w:r>
        <w:rPr>
          <w:rFonts w:ascii="&amp;quot" w:hAnsi="&amp;quot"/>
          <w:color w:val="24292E"/>
        </w:rPr>
        <w:t xml:space="preserve">who has cerebral palsy. He uses a manual wheelchair which he is able to </w:t>
      </w:r>
      <w:proofErr w:type="spellStart"/>
      <w:r>
        <w:rPr>
          <w:rFonts w:ascii="&amp;quot" w:hAnsi="&amp;quot"/>
          <w:color w:val="24292E"/>
        </w:rPr>
        <w:t>self propel</w:t>
      </w:r>
      <w:proofErr w:type="spellEnd"/>
      <w:r>
        <w:rPr>
          <w:rFonts w:ascii="&amp;quot" w:hAnsi="&amp;quot"/>
          <w:color w:val="24292E"/>
        </w:rPr>
        <w:t xml:space="preserve">. He has a tablet computer attached to his wheelchair CIA a mount and accesses CK12 via a key guard. The key guard enables him to acutely press the buttons he wants and helps him avoid miss hits. He’s accessing CK12 through Grid 3, a specialist piece of software which enables him also to have environmental control so he can access his </w:t>
      </w:r>
      <w:proofErr w:type="gramStart"/>
      <w:r>
        <w:rPr>
          <w:rFonts w:ascii="&amp;quot" w:hAnsi="&amp;quot"/>
          <w:color w:val="24292E"/>
        </w:rPr>
        <w:t>tv</w:t>
      </w:r>
      <w:proofErr w:type="gramEnd"/>
      <w:r>
        <w:rPr>
          <w:rFonts w:ascii="&amp;quot" w:hAnsi="&amp;quot"/>
          <w:color w:val="24292E"/>
        </w:rPr>
        <w:t xml:space="preserve"> turn his lights on/off, open and close his curtains and front door. He can also access social media and YouTube through CK12 on the Grid3. His independence has massively increased in just 1 year of use.</w:t>
      </w:r>
    </w:p>
    <w:p w14:paraId="55F9FA99" w14:textId="77777777" w:rsidR="002C4972" w:rsidRDefault="002C4972" w:rsidP="000B1FF0">
      <w:pPr>
        <w:pStyle w:val="Heading4"/>
      </w:pPr>
      <w:r>
        <w:t>Jenny</w:t>
      </w:r>
    </w:p>
    <w:p w14:paraId="720FA867" w14:textId="77777777" w:rsidR="002C4972" w:rsidRDefault="002C4972" w:rsidP="002C4972">
      <w:pPr>
        <w:pStyle w:val="NormalWeb"/>
        <w:spacing w:before="0" w:beforeAutospacing="0" w:after="240" w:afterAutospacing="0"/>
        <w:rPr>
          <w:rFonts w:ascii="&amp;quot" w:hAnsi="&amp;quot"/>
          <w:color w:val="24292E"/>
        </w:rPr>
      </w:pPr>
      <w:r>
        <w:rPr>
          <w:rFonts w:ascii="&amp;quot" w:hAnsi="&amp;quot"/>
          <w:color w:val="24292E"/>
        </w:rPr>
        <w:t xml:space="preserve">Jenny was a typically developing 16 year old who was expected to gain high GCSE results </w:t>
      </w:r>
      <w:proofErr w:type="spellStart"/>
      <w:r>
        <w:rPr>
          <w:rFonts w:ascii="&amp;quot" w:hAnsi="&amp;quot"/>
          <w:color w:val="24292E"/>
        </w:rPr>
        <w:t>sh</w:t>
      </w:r>
      <w:proofErr w:type="spellEnd"/>
      <w:r>
        <w:rPr>
          <w:rFonts w:ascii="&amp;quot" w:hAnsi="&amp;quot"/>
          <w:color w:val="24292E"/>
        </w:rPr>
        <w:t xml:space="preserve"> was planning on studying English literature and history at A level and hoped to go on to university. During a family meal to celibate her 16th birthday she suffered an allergic reaction and went into anaphylactic shock. She suffered a cardiac arrest and stopped breathing. Drs work hard to stabilise her but as a result she suffered a massive brain injury and is now ventilated tube fed and relent on 24hour care. She can’t talk, sit, stand or walk. She now communicates through CK20 accessed through eye gaze</w:t>
      </w:r>
    </w:p>
    <w:p w14:paraId="5DBC7C0A" w14:textId="77777777" w:rsidR="002C4972" w:rsidRDefault="002C4972" w:rsidP="000B1FF0">
      <w:pPr>
        <w:pStyle w:val="Heading4"/>
      </w:pPr>
      <w:r>
        <w:t>Lee</w:t>
      </w:r>
    </w:p>
    <w:p w14:paraId="58000301" w14:textId="0389ECC4" w:rsidR="002C4972" w:rsidRDefault="002C4972" w:rsidP="002C4972">
      <w:pPr>
        <w:pStyle w:val="NormalWeb"/>
        <w:spacing w:before="0" w:beforeAutospacing="0" w:after="240" w:afterAutospacing="0"/>
        <w:rPr>
          <w:rFonts w:ascii="&amp;quot" w:hAnsi="&amp;quot"/>
          <w:color w:val="24292E"/>
        </w:rPr>
      </w:pPr>
      <w:r w:rsidRPr="00C60D0A">
        <w:rPr>
          <w:rStyle w:val="Hyperlink"/>
          <w:rFonts w:ascii="&amp;quot" w:hAnsi="&amp;quot"/>
          <w:color w:val="0366D6"/>
        </w:rPr>
        <w:t>Lee</w:t>
      </w:r>
      <w:r w:rsidR="00C60D0A">
        <w:rPr>
          <w:rFonts w:ascii="&amp;quot" w:hAnsi="&amp;quot"/>
          <w:color w:val="24292E"/>
        </w:rPr>
        <w:t xml:space="preserve"> </w:t>
      </w:r>
      <w:r>
        <w:rPr>
          <w:rFonts w:ascii="&amp;quot" w:hAnsi="&amp;quot"/>
          <w:color w:val="24292E"/>
        </w:rPr>
        <w:t xml:space="preserve">is a professional </w:t>
      </w:r>
      <w:proofErr w:type="spellStart"/>
      <w:r>
        <w:rPr>
          <w:rFonts w:ascii="&amp;quot" w:hAnsi="&amp;quot"/>
          <w:color w:val="24292E"/>
        </w:rPr>
        <w:t>standup</w:t>
      </w:r>
      <w:proofErr w:type="spellEnd"/>
      <w:r>
        <w:rPr>
          <w:rFonts w:ascii="&amp;quot" w:hAnsi="&amp;quot"/>
          <w:color w:val="24292E"/>
        </w:rPr>
        <w:t xml:space="preserve"> comedy artist who doesn't speak. He uses a device to quickly trigger pre-programmed lines. He accesses his device by the touchscreen easily. He is fully literate and users the programming function extensively. Response speed and editor effectiveness are important to lee's use case.</w:t>
      </w:r>
    </w:p>
    <w:p w14:paraId="13801974" w14:textId="77777777" w:rsidR="002C4972" w:rsidRDefault="002C4972" w:rsidP="000B1FF0">
      <w:pPr>
        <w:pStyle w:val="Heading4"/>
      </w:pPr>
      <w:r>
        <w:t>Stephen</w:t>
      </w:r>
    </w:p>
    <w:p w14:paraId="345D33AF" w14:textId="77777777" w:rsidR="002C4972" w:rsidRDefault="002C4972" w:rsidP="002C4972">
      <w:pPr>
        <w:pStyle w:val="NormalWeb"/>
        <w:spacing w:before="0" w:beforeAutospacing="0" w:after="240" w:afterAutospacing="0"/>
        <w:rPr>
          <w:rFonts w:ascii="&amp;quot" w:hAnsi="&amp;quot"/>
          <w:color w:val="24292E"/>
        </w:rPr>
      </w:pPr>
      <w:r>
        <w:rPr>
          <w:rFonts w:ascii="&amp;quot" w:hAnsi="&amp;quot"/>
          <w:color w:val="24292E"/>
        </w:rPr>
        <w:t xml:space="preserve">Stephen has ALS, and accesses his speech device by </w:t>
      </w:r>
      <w:hyperlink r:id="rId18" w:history="1">
        <w:r>
          <w:rPr>
            <w:rStyle w:val="Hyperlink"/>
            <w:rFonts w:ascii="&amp;quot" w:hAnsi="&amp;quot"/>
            <w:color w:val="0366D6"/>
          </w:rPr>
          <w:t>switch access scanning</w:t>
        </w:r>
      </w:hyperlink>
      <w:r>
        <w:rPr>
          <w:rFonts w:ascii="&amp;quot" w:hAnsi="&amp;quot"/>
          <w:color w:val="24292E"/>
        </w:rPr>
        <w:t>. He is quite bright. He also uses his device to trigger pre-programmed lines and it is important to him that both programming and accessing the memory can be done with the minimum amount of scanning.</w:t>
      </w:r>
    </w:p>
    <w:p w14:paraId="7694916B" w14:textId="41558BEE" w:rsidR="002C4972" w:rsidRDefault="002C4972" w:rsidP="002C4972">
      <w:pPr>
        <w:pStyle w:val="NormalWeb"/>
        <w:spacing w:before="0" w:beforeAutospacing="0" w:after="0" w:afterAutospacing="0"/>
        <w:rPr>
          <w:rFonts w:ascii="&amp;quot" w:hAnsi="&amp;quot"/>
          <w:color w:val="24292E"/>
        </w:rPr>
      </w:pPr>
    </w:p>
    <w:p w14:paraId="3849F501" w14:textId="77777777" w:rsidR="006C5FA1" w:rsidRPr="006C5FA1" w:rsidRDefault="006C5FA1" w:rsidP="000B1FF0"/>
    <w:p w14:paraId="4E548F6A" w14:textId="06760A21" w:rsidR="00364D35" w:rsidRDefault="000B1FF0" w:rsidP="000B1FF0">
      <w:pPr>
        <w:pStyle w:val="Heading2"/>
      </w:pPr>
      <w:bookmarkStart w:id="59" w:name="_Toc527370498"/>
      <w:bookmarkStart w:id="60" w:name="_Toc526233809"/>
      <w:r>
        <w:t>The Open Voice Format Architecture</w:t>
      </w:r>
      <w:bookmarkEnd w:id="59"/>
      <w:bookmarkEnd w:id="60"/>
    </w:p>
    <w:p w14:paraId="0C717E28" w14:textId="55E97103" w:rsidR="000B1FF0" w:rsidRDefault="000B1FF0" w:rsidP="000B1FF0">
      <w:pPr>
        <w:pStyle w:val="NormalWeb"/>
        <w:spacing w:before="0" w:beforeAutospacing="0" w:after="240" w:afterAutospacing="0"/>
        <w:rPr>
          <w:rFonts w:ascii="&amp;quot" w:hAnsi="&amp;quot"/>
          <w:color w:val="24292E"/>
        </w:rPr>
      </w:pPr>
      <w:r>
        <w:rPr>
          <w:rFonts w:ascii="&amp;quot" w:hAnsi="&amp;quot"/>
          <w:color w:val="24292E"/>
        </w:rPr>
        <w:lastRenderedPageBreak/>
        <w:t xml:space="preserve">The Open Voice Factory’s architecture is effectively that of a compiler – with a python ‘front end’ that accepts a PowerPoint file and created an intermediate form, and a </w:t>
      </w:r>
      <w:r w:rsidR="00D013DE">
        <w:rPr>
          <w:rFonts w:ascii="&amp;quot" w:hAnsi="&amp;quot"/>
          <w:color w:val="24292E"/>
        </w:rPr>
        <w:t>JavaScript</w:t>
      </w:r>
      <w:r>
        <w:rPr>
          <w:rFonts w:ascii="&amp;quot" w:hAnsi="&amp;quot"/>
          <w:color w:val="24292E"/>
        </w:rPr>
        <w:t xml:space="preserve"> back-end that reads the intermediate form and presents it to the user as a speech aid.</w:t>
      </w:r>
    </w:p>
    <w:p w14:paraId="790169FE" w14:textId="77A175A6" w:rsidR="000B1FF0" w:rsidRDefault="000B1FF0" w:rsidP="000B1FF0">
      <w:pPr>
        <w:pStyle w:val="NormalWeb"/>
        <w:spacing w:before="0" w:beforeAutospacing="0" w:after="240" w:afterAutospacing="0"/>
        <w:rPr>
          <w:rFonts w:ascii="&amp;quot" w:hAnsi="&amp;quot"/>
          <w:color w:val="24292E"/>
        </w:rPr>
      </w:pPr>
      <w:r>
        <w:rPr>
          <w:rFonts w:ascii="&amp;quot" w:hAnsi="&amp;quot"/>
          <w:color w:val="24292E"/>
        </w:rPr>
        <w:t xml:space="preserve">The python front end relies heavily on the open source library python-pptx, which we paid some code bounties to improve. The intermediate form that is created is (now) the Open Board Format, an (JSON-based) open source effort to improve speech aid compatibility that we are supporting. Our </w:t>
      </w:r>
      <w:r w:rsidR="00D013DE">
        <w:rPr>
          <w:rFonts w:ascii="&amp;quot" w:hAnsi="&amp;quot"/>
          <w:color w:val="24292E"/>
        </w:rPr>
        <w:t>JavaScript</w:t>
      </w:r>
      <w:r>
        <w:rPr>
          <w:rFonts w:ascii="&amp;quot" w:hAnsi="&amp;quot"/>
          <w:color w:val="24292E"/>
        </w:rPr>
        <w:t xml:space="preserve"> is currently undergoing a large rewrite but is currently very low tech. Speech synthesis is provide by Google for the online version.</w:t>
      </w:r>
    </w:p>
    <w:p w14:paraId="73A3E6F6" w14:textId="77777777" w:rsidR="000B1FF0" w:rsidRDefault="000B1FF0" w:rsidP="000B1FF0">
      <w:pPr>
        <w:pStyle w:val="NormalWeb"/>
        <w:spacing w:before="0" w:beforeAutospacing="0" w:after="240" w:afterAutospacing="0"/>
        <w:rPr>
          <w:rFonts w:ascii="&amp;quot" w:hAnsi="&amp;quot"/>
          <w:color w:val="24292E"/>
        </w:rPr>
      </w:pPr>
      <w:r>
        <w:rPr>
          <w:rFonts w:ascii="&amp;quot" w:hAnsi="&amp;quot"/>
          <w:color w:val="24292E"/>
        </w:rPr>
        <w:t xml:space="preserve">The system is broken into two main components, one to convert </w:t>
      </w:r>
      <w:proofErr w:type="spellStart"/>
      <w:r>
        <w:rPr>
          <w:rFonts w:ascii="&amp;quot" w:hAnsi="&amp;quot"/>
          <w:color w:val="24292E"/>
        </w:rPr>
        <w:t>pptx</w:t>
      </w:r>
      <w:proofErr w:type="spellEnd"/>
      <w:r>
        <w:rPr>
          <w:rFonts w:ascii="&amp;quot" w:hAnsi="&amp;quot"/>
          <w:color w:val="24292E"/>
        </w:rPr>
        <w:t xml:space="preserve"> to </w:t>
      </w:r>
      <w:proofErr w:type="spellStart"/>
      <w:r>
        <w:rPr>
          <w:rFonts w:ascii="&amp;quot" w:hAnsi="&amp;quot"/>
          <w:color w:val="24292E"/>
        </w:rPr>
        <w:t>obf</w:t>
      </w:r>
      <w:proofErr w:type="spellEnd"/>
      <w:r>
        <w:rPr>
          <w:rFonts w:ascii="&amp;quot" w:hAnsi="&amp;quot"/>
          <w:color w:val="24292E"/>
        </w:rPr>
        <w:t xml:space="preserve">, and the other to display </w:t>
      </w:r>
      <w:proofErr w:type="spellStart"/>
      <w:r>
        <w:rPr>
          <w:rFonts w:ascii="&amp;quot" w:hAnsi="&amp;quot"/>
          <w:color w:val="24292E"/>
        </w:rPr>
        <w:t>obf</w:t>
      </w:r>
      <w:proofErr w:type="spellEnd"/>
      <w:r>
        <w:rPr>
          <w:rFonts w:ascii="&amp;quot" w:hAnsi="&amp;quot"/>
          <w:color w:val="24292E"/>
        </w:rPr>
        <w:t xml:space="preserve"> and deliver the board functionality.</w:t>
      </w:r>
    </w:p>
    <w:p w14:paraId="1C39F2CD" w14:textId="5055A794" w:rsidR="00C8529F" w:rsidRDefault="000B1FF0" w:rsidP="00C8529F">
      <w:pPr>
        <w:pStyle w:val="NormalWeb"/>
        <w:spacing w:before="0" w:beforeAutospacing="0" w:after="240" w:afterAutospacing="0"/>
        <w:rPr>
          <w:rFonts w:ascii="&amp;quot" w:hAnsi="&amp;quot"/>
          <w:color w:val="24292E"/>
        </w:rPr>
      </w:pPr>
      <w:r>
        <w:rPr>
          <w:rFonts w:ascii="&amp;quot" w:hAnsi="&amp;quot"/>
          <w:color w:val="24292E"/>
        </w:rPr>
        <w:t>The architecture of the components is represented here by UML models</w:t>
      </w:r>
      <w:r w:rsidR="00C8529F">
        <w:rPr>
          <w:rFonts w:ascii="&amp;quot" w:hAnsi="&amp;quot"/>
          <w:color w:val="24292E"/>
        </w:rPr>
        <w:t xml:space="preserve">. It adopts the principles of </w:t>
      </w:r>
      <w:hyperlink r:id="rId19" w:history="1">
        <w:r w:rsidR="00C8529F">
          <w:rPr>
            <w:rStyle w:val="Hyperlink"/>
            <w:rFonts w:ascii="&amp;quot" w:hAnsi="&amp;quot"/>
            <w:color w:val="0366D6"/>
          </w:rPr>
          <w:t>4+1</w:t>
        </w:r>
      </w:hyperlink>
      <w:r w:rsidR="00C8529F">
        <w:rPr>
          <w:rFonts w:ascii="&amp;quot" w:hAnsi="&amp;quot"/>
          <w:color w:val="24292E"/>
        </w:rPr>
        <w:t>, although currently no Development view is provided as this is contained in the Physical and Logical.</w:t>
      </w:r>
    </w:p>
    <w:p w14:paraId="272C4DF5" w14:textId="722F50C1" w:rsidR="000B1FF0" w:rsidRDefault="000B1FF0" w:rsidP="000B1FF0">
      <w:pPr>
        <w:pStyle w:val="NormalWeb"/>
        <w:spacing w:before="0" w:beforeAutospacing="0" w:after="240" w:afterAutospacing="0"/>
        <w:rPr>
          <w:rFonts w:ascii="&amp;quot" w:hAnsi="&amp;quot"/>
          <w:color w:val="24292E"/>
        </w:rPr>
      </w:pPr>
    </w:p>
    <w:p w14:paraId="71E06D97" w14:textId="77777777" w:rsidR="000B1FF0" w:rsidRDefault="000B1FF0" w:rsidP="00EA62FB">
      <w:pPr>
        <w:pStyle w:val="Heading2"/>
      </w:pPr>
      <w:bookmarkStart w:id="61" w:name="_Toc527370499"/>
      <w:bookmarkStart w:id="62" w:name="_Toc526233810"/>
      <w:r>
        <w:rPr>
          <w:rStyle w:val="Strong"/>
          <w:rFonts w:ascii="&amp;quot" w:hAnsi="&amp;quot"/>
          <w:color w:val="24292E"/>
        </w:rPr>
        <w:t>Upload Architecture:</w:t>
      </w:r>
      <w:bookmarkEnd w:id="61"/>
      <w:bookmarkEnd w:id="62"/>
    </w:p>
    <w:p w14:paraId="49D92E5E" w14:textId="77777777" w:rsidR="000B1FF0" w:rsidRDefault="000B1FF0" w:rsidP="00EA62FB">
      <w:pPr>
        <w:pStyle w:val="Heading3"/>
      </w:pPr>
      <w:bookmarkStart w:id="63" w:name="_Toc527370500"/>
      <w:bookmarkStart w:id="64" w:name="_Toc526233811"/>
      <w:r>
        <w:t>Physical/Deployment</w:t>
      </w:r>
      <w:bookmarkEnd w:id="63"/>
      <w:bookmarkEnd w:id="64"/>
    </w:p>
    <w:p w14:paraId="5E7FCCF1" w14:textId="5CB13688" w:rsidR="00D03856" w:rsidRDefault="00EA62FB" w:rsidP="00EA62FB">
      <w:r>
        <w:rPr>
          <w:noProof/>
          <w:lang w:eastAsia="en-GB"/>
        </w:rPr>
        <w:drawing>
          <wp:inline distT="0" distB="0" distL="0" distR="0" wp14:anchorId="1585F712" wp14:editId="0A71D8FF">
            <wp:extent cx="5727700" cy="28892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penVoiceFactory Architecture-Upload-Physical.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2889250"/>
                    </a:xfrm>
                    <a:prstGeom prst="rect">
                      <a:avLst/>
                    </a:prstGeom>
                  </pic:spPr>
                </pic:pic>
              </a:graphicData>
            </a:graphic>
          </wp:inline>
        </w:drawing>
      </w:r>
    </w:p>
    <w:p w14:paraId="6444F9F1" w14:textId="13A5C304" w:rsidR="00D03856" w:rsidRDefault="00D03856" w:rsidP="00D03856">
      <w:pPr>
        <w:pStyle w:val="ListParagraph"/>
        <w:numPr>
          <w:ilvl w:val="0"/>
          <w:numId w:val="46"/>
        </w:numPr>
      </w:pPr>
      <w:proofErr w:type="spellStart"/>
      <w:r>
        <w:t>upload.php</w:t>
      </w:r>
      <w:proofErr w:type="spellEnd"/>
      <w:r>
        <w:t xml:space="preserve"> accepts the uploaded pptx file and saves it before passing it to create.sh.</w:t>
      </w:r>
    </w:p>
    <w:p w14:paraId="453573E2" w14:textId="77777777" w:rsidR="00D03856" w:rsidRDefault="00D03856" w:rsidP="00D03856">
      <w:pPr>
        <w:pStyle w:val="ListParagraph"/>
        <w:numPr>
          <w:ilvl w:val="0"/>
          <w:numId w:val="46"/>
        </w:numPr>
      </w:pPr>
      <w:r>
        <w:t>create.sh creates a hashed location to store the generated files and populates it with the files needed to display the data (see Display Architecture), it then activates grab_text.py</w:t>
      </w:r>
    </w:p>
    <w:p w14:paraId="04540908" w14:textId="5F8BA78B" w:rsidR="00D03856" w:rsidRPr="00D03856" w:rsidRDefault="00D03856" w:rsidP="00EA62FB">
      <w:pPr>
        <w:pStyle w:val="ListParagraph"/>
        <w:numPr>
          <w:ilvl w:val="0"/>
          <w:numId w:val="46"/>
        </w:numPr>
      </w:pPr>
      <w:r>
        <w:t xml:space="preserve">grab_text.py uses the python-pptx library to read the pptx file and extract the relevant data before creating the </w:t>
      </w:r>
      <w:proofErr w:type="spellStart"/>
      <w:r>
        <w:t>json</w:t>
      </w:r>
      <w:proofErr w:type="spellEnd"/>
      <w:r>
        <w:t xml:space="preserve"> files for the display architecture to read. </w:t>
      </w:r>
    </w:p>
    <w:p w14:paraId="724FAAD0" w14:textId="77777777" w:rsidR="00D03856" w:rsidRDefault="00D03856" w:rsidP="00EA62FB">
      <w:pPr>
        <w:pStyle w:val="Heading3"/>
      </w:pPr>
    </w:p>
    <w:p w14:paraId="2BD4B75F" w14:textId="45629735" w:rsidR="000B1FF0" w:rsidRDefault="000B1FF0" w:rsidP="00EA62FB">
      <w:pPr>
        <w:pStyle w:val="Heading3"/>
      </w:pPr>
      <w:bookmarkStart w:id="65" w:name="_Toc527370501"/>
      <w:bookmarkStart w:id="66" w:name="_Toc526233812"/>
      <w:r>
        <w:t>Logical</w:t>
      </w:r>
      <w:bookmarkEnd w:id="65"/>
      <w:bookmarkEnd w:id="66"/>
    </w:p>
    <w:p w14:paraId="7A328C71" w14:textId="36BCE1D3" w:rsidR="001A17AD" w:rsidRDefault="001A17AD" w:rsidP="00D03856">
      <w:pPr>
        <w:rPr>
          <w:i/>
          <w:color w:val="FF0000"/>
        </w:rPr>
      </w:pPr>
    </w:p>
    <w:p w14:paraId="002DEA94" w14:textId="0042BC92" w:rsidR="001A17AD" w:rsidRDefault="001A17AD" w:rsidP="00D03856">
      <w:pPr>
        <w:rPr>
          <w:i/>
          <w:color w:val="FF0000"/>
        </w:rPr>
      </w:pPr>
      <w:r>
        <w:rPr>
          <w:noProof/>
          <w:lang w:eastAsia="en-GB"/>
        </w:rPr>
        <w:drawing>
          <wp:inline distT="0" distB="0" distL="0" distR="0" wp14:anchorId="187A03F3" wp14:editId="218E15E5">
            <wp:extent cx="4486275" cy="2771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enVoiceFactory Architecture-Display-Logical.png"/>
                    <pic:cNvPicPr/>
                  </pic:nvPicPr>
                  <pic:blipFill>
                    <a:blip r:embed="rId21">
                      <a:extLst>
                        <a:ext uri="{28A0092B-C50C-407E-A947-70E740481C1C}">
                          <a14:useLocalDpi xmlns:a14="http://schemas.microsoft.com/office/drawing/2010/main" val="0"/>
                        </a:ext>
                      </a:extLst>
                    </a:blip>
                    <a:stretch>
                      <a:fillRect/>
                    </a:stretch>
                  </pic:blipFill>
                  <pic:spPr>
                    <a:xfrm>
                      <a:off x="0" y="0"/>
                      <a:ext cx="4486275" cy="2771775"/>
                    </a:xfrm>
                    <a:prstGeom prst="rect">
                      <a:avLst/>
                    </a:prstGeom>
                  </pic:spPr>
                </pic:pic>
              </a:graphicData>
            </a:graphic>
          </wp:inline>
        </w:drawing>
      </w:r>
    </w:p>
    <w:p w14:paraId="1B48E7B6" w14:textId="00ABCF1C" w:rsidR="001A17AD" w:rsidRPr="00DF4869" w:rsidRDefault="001A17AD" w:rsidP="00D03856">
      <w:r w:rsidRPr="00DF4869">
        <w:t>Boards consist of Pages.  Pages consist of Cells, a Header and a Footer.  This is common for Upload and Display.  For Upload, the Board creates an Input (the board in file format).  For Display, the Board accepts that same input.</w:t>
      </w:r>
    </w:p>
    <w:p w14:paraId="1A8B8E95" w14:textId="5FADEC00" w:rsidR="000B1FF0" w:rsidRDefault="000B1FF0" w:rsidP="001A17AD">
      <w:pPr>
        <w:pStyle w:val="Heading3"/>
      </w:pPr>
      <w:bookmarkStart w:id="67" w:name="_Toc527370502"/>
      <w:bookmarkStart w:id="68" w:name="_Toc526233813"/>
      <w:r>
        <w:t>Process</w:t>
      </w:r>
      <w:bookmarkEnd w:id="67"/>
      <w:bookmarkEnd w:id="68"/>
    </w:p>
    <w:p w14:paraId="1ED2107B" w14:textId="067EA65C" w:rsidR="00D03856" w:rsidRDefault="00D03856" w:rsidP="001A17AD">
      <w:r>
        <w:t xml:space="preserve">When a user uploads a file, </w:t>
      </w:r>
      <w:proofErr w:type="spellStart"/>
      <w:r>
        <w:t>upload.php</w:t>
      </w:r>
      <w:proofErr w:type="spellEnd"/>
      <w:r>
        <w:t xml:space="preserve"> accepts the uploaded pptx file and saves it to the server before passing it to create.sh, which manages the rest of the process. </w:t>
      </w:r>
    </w:p>
    <w:p w14:paraId="43C0BDEF" w14:textId="65A8690B" w:rsidR="00D03856" w:rsidRDefault="00D03856" w:rsidP="001A17AD"/>
    <w:p w14:paraId="51F84958" w14:textId="0E08B055" w:rsidR="00D03856" w:rsidRPr="00D03856" w:rsidRDefault="00D03856" w:rsidP="001A17AD">
      <w:r>
        <w:t xml:space="preserve">First, create.sh creates a hashed location to store the generated files and populates it with the files needed to display the data (see Display Architecture), it then activates grab_text.py, which </w:t>
      </w:r>
      <w:del w:id="69" w:author="greg.smart" w:date="2018-10-16T09:26:00Z">
        <w:r w:rsidDel="00DF4869">
          <w:delText xml:space="preserve"> </w:delText>
        </w:r>
      </w:del>
      <w:r>
        <w:t>uses the python-</w:t>
      </w:r>
      <w:proofErr w:type="spellStart"/>
      <w:r>
        <w:t>pptx</w:t>
      </w:r>
      <w:proofErr w:type="spellEnd"/>
      <w:r>
        <w:t xml:space="preserve"> library to read the pptx file and extract the relevant data before creating the </w:t>
      </w:r>
      <w:proofErr w:type="spellStart"/>
      <w:r>
        <w:t>json</w:t>
      </w:r>
      <w:proofErr w:type="spellEnd"/>
      <w:r>
        <w:t xml:space="preserve"> files for the display architecture to read. </w:t>
      </w:r>
    </w:p>
    <w:p w14:paraId="2E439B63" w14:textId="77777777" w:rsidR="00D03856" w:rsidRPr="00D03856" w:rsidRDefault="00D03856" w:rsidP="001A17AD"/>
    <w:p w14:paraId="1AF46504" w14:textId="77777777" w:rsidR="00C8529F" w:rsidRPr="00C8529F" w:rsidRDefault="00C8529F" w:rsidP="00C8529F"/>
    <w:p w14:paraId="76E9A026" w14:textId="77777777" w:rsidR="000B1FF0" w:rsidRPr="000B1FF0" w:rsidRDefault="000B1FF0" w:rsidP="001A17AD">
      <w:pPr>
        <w:pStyle w:val="Heading2"/>
      </w:pPr>
      <w:bookmarkStart w:id="70" w:name="_Toc527370503"/>
      <w:bookmarkStart w:id="71" w:name="_Toc526233814"/>
      <w:r w:rsidRPr="000B1FF0">
        <w:rPr>
          <w:rStyle w:val="Strong"/>
          <w:b/>
          <w:bCs/>
        </w:rPr>
        <w:t>Display Architecture</w:t>
      </w:r>
      <w:bookmarkEnd w:id="70"/>
      <w:bookmarkEnd w:id="71"/>
    </w:p>
    <w:p w14:paraId="7BB1D094" w14:textId="488C9BBA" w:rsidR="000B1FF0" w:rsidRDefault="000B1FF0" w:rsidP="000B1FF0">
      <w:pPr>
        <w:pStyle w:val="Heading4"/>
      </w:pPr>
      <w:r w:rsidRPr="000B1FF0">
        <w:t>Physical/Deployment</w:t>
      </w:r>
    </w:p>
    <w:p w14:paraId="388FA23B" w14:textId="5EC94740" w:rsidR="000B1FF0" w:rsidRDefault="000B1FF0" w:rsidP="000B1FF0">
      <w:r>
        <w:rPr>
          <w:noProof/>
          <w:lang w:eastAsia="en-GB"/>
        </w:rPr>
        <w:drawing>
          <wp:inline distT="0" distB="0" distL="0" distR="0" wp14:anchorId="6ABF3A97" wp14:editId="2BDA1BFF">
            <wp:extent cx="4581525" cy="1771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VoiceFactory Architecture-Display-Physical.png"/>
                    <pic:cNvPicPr/>
                  </pic:nvPicPr>
                  <pic:blipFill>
                    <a:blip r:embed="rId22">
                      <a:extLst>
                        <a:ext uri="{28A0092B-C50C-407E-A947-70E740481C1C}">
                          <a14:useLocalDpi xmlns:a14="http://schemas.microsoft.com/office/drawing/2010/main" val="0"/>
                        </a:ext>
                      </a:extLst>
                    </a:blip>
                    <a:stretch>
                      <a:fillRect/>
                    </a:stretch>
                  </pic:blipFill>
                  <pic:spPr>
                    <a:xfrm>
                      <a:off x="0" y="0"/>
                      <a:ext cx="4581525" cy="1771650"/>
                    </a:xfrm>
                    <a:prstGeom prst="rect">
                      <a:avLst/>
                    </a:prstGeom>
                  </pic:spPr>
                </pic:pic>
              </a:graphicData>
            </a:graphic>
          </wp:inline>
        </w:drawing>
      </w:r>
    </w:p>
    <w:p w14:paraId="5333706B" w14:textId="77777777" w:rsidR="00C8529F" w:rsidRDefault="00C8529F" w:rsidP="000B1FF0"/>
    <w:p w14:paraId="2CD414EF" w14:textId="3C614F80" w:rsidR="00C8529F" w:rsidRDefault="00C8529F" w:rsidP="001A17AD">
      <w:pPr>
        <w:pStyle w:val="ListParagraph"/>
        <w:numPr>
          <w:ilvl w:val="0"/>
          <w:numId w:val="43"/>
        </w:numPr>
      </w:pPr>
      <w:r>
        <w:t>Index.html provides a means to initiate the application in the browser.</w:t>
      </w:r>
    </w:p>
    <w:p w14:paraId="7C33A648" w14:textId="1D92A024" w:rsidR="00C8529F" w:rsidRDefault="00C8529F" w:rsidP="001A17AD">
      <w:pPr>
        <w:pStyle w:val="ListParagraph"/>
        <w:numPr>
          <w:ilvl w:val="0"/>
          <w:numId w:val="43"/>
        </w:numPr>
      </w:pPr>
      <w:r>
        <w:lastRenderedPageBreak/>
        <w:t xml:space="preserve">read_json.js contains the </w:t>
      </w:r>
      <w:proofErr w:type="spellStart"/>
      <w:r>
        <w:t>javascript</w:t>
      </w:r>
      <w:proofErr w:type="spellEnd"/>
      <w:r>
        <w:t xml:space="preserve"> files which form the application</w:t>
      </w:r>
    </w:p>
    <w:p w14:paraId="6659C976" w14:textId="7B393216" w:rsidR="00C8529F" w:rsidRDefault="00C8529F" w:rsidP="001A17AD">
      <w:pPr>
        <w:pStyle w:val="ListParagraph"/>
        <w:numPr>
          <w:ilvl w:val="0"/>
          <w:numId w:val="43"/>
        </w:numPr>
      </w:pPr>
      <w:proofErr w:type="spellStart"/>
      <w:proofErr w:type="gramStart"/>
      <w:r>
        <w:t>manifest.json</w:t>
      </w:r>
      <w:proofErr w:type="spellEnd"/>
      <w:proofErr w:type="gramEnd"/>
      <w:r>
        <w:t xml:space="preserve"> defines which files the application should load to define the board which should be displayed.</w:t>
      </w:r>
    </w:p>
    <w:p w14:paraId="1D164A9D" w14:textId="77777777" w:rsidR="00C8529F" w:rsidRPr="000B1FF0" w:rsidRDefault="00C8529F" w:rsidP="000B1FF0"/>
    <w:p w14:paraId="6F9BCADA" w14:textId="77E5CCBB" w:rsidR="000B1FF0" w:rsidRDefault="000B1FF0" w:rsidP="001A17AD">
      <w:pPr>
        <w:pStyle w:val="Heading3"/>
      </w:pPr>
      <w:bookmarkStart w:id="72" w:name="_Toc527370504"/>
      <w:bookmarkStart w:id="73" w:name="_Toc526233815"/>
      <w:r w:rsidRPr="000B1FF0">
        <w:t>Logical</w:t>
      </w:r>
      <w:bookmarkEnd w:id="72"/>
      <w:bookmarkEnd w:id="73"/>
    </w:p>
    <w:p w14:paraId="5C437A04" w14:textId="5F4CCD40" w:rsidR="00C8529F" w:rsidRDefault="001A17AD" w:rsidP="000B1FF0">
      <w:r>
        <w:t>See Upload</w:t>
      </w:r>
    </w:p>
    <w:p w14:paraId="7FD973BD" w14:textId="77777777" w:rsidR="00C8529F" w:rsidRPr="000B1FF0" w:rsidRDefault="00C8529F" w:rsidP="000B1FF0"/>
    <w:p w14:paraId="46C20E99" w14:textId="6DC23327" w:rsidR="000B1FF0" w:rsidRPr="000B1FF0" w:rsidRDefault="000B1FF0" w:rsidP="001A17AD">
      <w:pPr>
        <w:pStyle w:val="Heading3"/>
      </w:pPr>
      <w:bookmarkStart w:id="74" w:name="_Toc527370505"/>
      <w:bookmarkStart w:id="75" w:name="_Toc526233816"/>
      <w:r w:rsidRPr="000B1FF0">
        <w:t>Process</w:t>
      </w:r>
      <w:bookmarkEnd w:id="74"/>
      <w:bookmarkEnd w:id="75"/>
    </w:p>
    <w:p w14:paraId="0CC4C001" w14:textId="2CC6A98A" w:rsidR="000B1FF0" w:rsidRDefault="000B1FF0" w:rsidP="001A17AD">
      <w:pPr>
        <w:pStyle w:val="NormalWeb"/>
        <w:spacing w:before="0" w:beforeAutospacing="0" w:after="240" w:afterAutospacing="0"/>
        <w:jc w:val="center"/>
        <w:rPr>
          <w:rFonts w:ascii="&amp;quot" w:hAnsi="&amp;quot"/>
          <w:color w:val="24292E"/>
        </w:rPr>
      </w:pPr>
      <w:r>
        <w:rPr>
          <w:rFonts w:ascii="&amp;quot" w:hAnsi="&amp;quot"/>
          <w:noProof/>
          <w:color w:val="24292E"/>
          <w:lang w:eastAsia="en-GB"/>
        </w:rPr>
        <w:drawing>
          <wp:inline distT="0" distB="0" distL="0" distR="0" wp14:anchorId="5C62CBA1" wp14:editId="487995C8">
            <wp:extent cx="5727700" cy="379539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enVoiceFactory Architecture-Display-Process.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3795395"/>
                    </a:xfrm>
                    <a:prstGeom prst="rect">
                      <a:avLst/>
                    </a:prstGeom>
                  </pic:spPr>
                </pic:pic>
              </a:graphicData>
            </a:graphic>
          </wp:inline>
        </w:drawing>
      </w:r>
    </w:p>
    <w:p w14:paraId="776CA1B1" w14:textId="7DB29321" w:rsidR="00C8529F" w:rsidRDefault="00C8529F" w:rsidP="000B1FF0">
      <w:pPr>
        <w:pStyle w:val="NormalWeb"/>
        <w:spacing w:before="0" w:beforeAutospacing="0" w:after="240" w:afterAutospacing="0"/>
        <w:rPr>
          <w:rFonts w:ascii="&amp;quot" w:hAnsi="&amp;quot"/>
          <w:color w:val="24292E"/>
        </w:rPr>
      </w:pPr>
      <w:r>
        <w:rPr>
          <w:rFonts w:ascii="&amp;quot" w:hAnsi="&amp;quot"/>
          <w:color w:val="24292E"/>
        </w:rPr>
        <w:t xml:space="preserve">When the application runs, the board data is read into internal memory through the relevant </w:t>
      </w:r>
      <w:proofErr w:type="spellStart"/>
      <w:r>
        <w:rPr>
          <w:rFonts w:ascii="&amp;quot" w:hAnsi="&amp;quot"/>
          <w:color w:val="24292E"/>
        </w:rPr>
        <w:t>setupInternalDataStructures</w:t>
      </w:r>
      <w:proofErr w:type="spellEnd"/>
      <w:r>
        <w:rPr>
          <w:rFonts w:ascii="&amp;quot" w:hAnsi="&amp;quot"/>
          <w:color w:val="24292E"/>
        </w:rPr>
        <w:t xml:space="preserve"> function (for Open Board Format or the historical Open Voice Format).</w:t>
      </w:r>
    </w:p>
    <w:p w14:paraId="647BD54B" w14:textId="515266C0" w:rsidR="00C8529F" w:rsidRDefault="00C8529F" w:rsidP="000B1FF0">
      <w:pPr>
        <w:pStyle w:val="NormalWeb"/>
        <w:spacing w:before="0" w:beforeAutospacing="0" w:after="240" w:afterAutospacing="0"/>
        <w:rPr>
          <w:rFonts w:ascii="&amp;quot" w:hAnsi="&amp;quot"/>
          <w:color w:val="24292E"/>
        </w:rPr>
      </w:pPr>
      <w:r>
        <w:rPr>
          <w:rFonts w:ascii="&amp;quot" w:hAnsi="&amp;quot"/>
          <w:color w:val="24292E"/>
        </w:rPr>
        <w:t>For each page, the application then defines the page, setups up the content for the page and then displays it.  Users can either click a cell or switch on scanning to select cells.  Cell contents is copied into the message window from where it can be verbalised.</w:t>
      </w:r>
    </w:p>
    <w:p w14:paraId="39801168" w14:textId="68F27EED" w:rsidR="000B1FF0" w:rsidRDefault="00C8529F" w:rsidP="001A17AD">
      <w:pPr>
        <w:pStyle w:val="Heading1"/>
      </w:pPr>
      <w:bookmarkStart w:id="76" w:name="_Toc527370506"/>
      <w:bookmarkStart w:id="77" w:name="_Toc526233817"/>
      <w:r>
        <w:t>Examples</w:t>
      </w:r>
      <w:bookmarkEnd w:id="76"/>
      <w:r>
        <w:tab/>
      </w:r>
      <w:bookmarkEnd w:id="77"/>
    </w:p>
    <w:p w14:paraId="39FC2C2E" w14:textId="3DC7E598" w:rsidR="00C8529F" w:rsidRPr="00C8529F" w:rsidRDefault="00C8529F" w:rsidP="00C8529F">
      <w:r>
        <w:t>The top page of CK12 running in a browser:</w:t>
      </w:r>
    </w:p>
    <w:p w14:paraId="04D62043" w14:textId="2EE1B3C2" w:rsidR="00C8529F" w:rsidRPr="00C8529F" w:rsidRDefault="00C8529F" w:rsidP="00C8529F">
      <w:r>
        <w:rPr>
          <w:noProof/>
          <w:lang w:eastAsia="en-GB"/>
        </w:rPr>
        <w:lastRenderedPageBreak/>
        <w:drawing>
          <wp:inline distT="0" distB="0" distL="0" distR="0" wp14:anchorId="23B9E741" wp14:editId="1B82187F">
            <wp:extent cx="5727700" cy="500126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K12.jpg"/>
                    <pic:cNvPicPr/>
                  </pic:nvPicPr>
                  <pic:blipFill>
                    <a:blip r:embed="rId24">
                      <a:extLst>
                        <a:ext uri="{28A0092B-C50C-407E-A947-70E740481C1C}">
                          <a14:useLocalDpi xmlns:a14="http://schemas.microsoft.com/office/drawing/2010/main" val="0"/>
                        </a:ext>
                      </a:extLst>
                    </a:blip>
                    <a:stretch>
                      <a:fillRect/>
                    </a:stretch>
                  </pic:blipFill>
                  <pic:spPr>
                    <a:xfrm>
                      <a:off x="0" y="0"/>
                      <a:ext cx="5727700" cy="5001260"/>
                    </a:xfrm>
                    <a:prstGeom prst="rect">
                      <a:avLst/>
                    </a:prstGeom>
                  </pic:spPr>
                </pic:pic>
              </a:graphicData>
            </a:graphic>
          </wp:inline>
        </w:drawing>
      </w:r>
    </w:p>
    <w:p w14:paraId="0128A17F" w14:textId="77777777" w:rsidR="000B1FF0" w:rsidRDefault="000B1FF0" w:rsidP="000B3346"/>
    <w:p w14:paraId="0EC82908" w14:textId="77777777" w:rsidR="000B1FF0" w:rsidRDefault="000B1FF0" w:rsidP="000B3346"/>
    <w:p w14:paraId="0F8D8147" w14:textId="71D4BB59" w:rsidR="004B6A34" w:rsidRPr="00267296" w:rsidRDefault="004B6A34" w:rsidP="004B6A34">
      <w:pPr>
        <w:rPr>
          <w:i/>
        </w:rPr>
      </w:pPr>
    </w:p>
    <w:sectPr w:rsidR="004B6A34" w:rsidRPr="00267296" w:rsidSect="00797AA9">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2" w:author="Reddington, Joseph" w:date="2018-10-02T08:43:00Z" w:initials="RJ">
    <w:p w14:paraId="4255BEA9" w14:textId="77777777" w:rsidR="004502B5" w:rsidRDefault="004502B5">
      <w:pPr>
        <w:pStyle w:val="CommentText"/>
      </w:pPr>
      <w:r>
        <w:rPr>
          <w:rStyle w:val="CommentReference"/>
        </w:rPr>
        <w:annotationRef/>
      </w:r>
      <w:r w:rsidR="00372BE8">
        <w:rPr>
          <w:noProof/>
        </w:rPr>
        <w:t xml:space="preserve">I need a way of writing 'any hardware that runs this out of the box is probably fine' </w:t>
      </w:r>
    </w:p>
  </w:comment>
  <w:comment w:id="33" w:author="greg.smart" w:date="2018-10-03T13:28:00Z" w:initials="g">
    <w:p w14:paraId="6E8034E1" w14:textId="77777777" w:rsidR="00841415" w:rsidRDefault="00841415">
      <w:pPr>
        <w:pStyle w:val="CommentText"/>
      </w:pPr>
      <w:r>
        <w:rPr>
          <w:rStyle w:val="CommentReference"/>
        </w:rPr>
        <w:annotationRef/>
      </w:r>
      <w:r>
        <w:t>The MHRA probably aren’t going to like something that’s ‘probably fine’ though</w:t>
      </w:r>
    </w:p>
  </w:comment>
  <w:comment w:id="47" w:author="greg.smart" w:date="2018-09-17T15:31:00Z" w:initials="g">
    <w:p w14:paraId="16E4B251" w14:textId="44AD702A" w:rsidR="00936CAC" w:rsidRDefault="00936CAC">
      <w:pPr>
        <w:pStyle w:val="CommentText"/>
      </w:pPr>
      <w:r>
        <w:rPr>
          <w:rStyle w:val="CommentReference"/>
        </w:rPr>
        <w:annotationRef/>
      </w:r>
      <w:r>
        <w:t>We might not get away with this</w:t>
      </w:r>
    </w:p>
  </w:comment>
  <w:comment w:id="48" w:author="Reddington, Joseph" w:date="2018-09-20T08:55:00Z" w:initials="RJ">
    <w:p w14:paraId="17A9D0F0" w14:textId="6831AE15" w:rsidR="000B3346" w:rsidRDefault="000B3346">
      <w:pPr>
        <w:pStyle w:val="CommentText"/>
      </w:pPr>
      <w:r>
        <w:rPr>
          <w:rStyle w:val="CommentReference"/>
        </w:rPr>
        <w:annotationRef/>
      </w:r>
      <w:r>
        <w:t xml:space="preserve">To be clear – this is our belief and the MHRA might rule otherwise. </w:t>
      </w:r>
    </w:p>
  </w:comment>
  <w:comment w:id="49" w:author="greg.smart" w:date="2018-09-20T09:40:00Z" w:initials="g">
    <w:p w14:paraId="134D2EB9" w14:textId="1F46E64E" w:rsidR="006C5FA1" w:rsidRDefault="006C5FA1">
      <w:pPr>
        <w:pStyle w:val="CommentText"/>
      </w:pPr>
      <w:r>
        <w:rPr>
          <w:rStyle w:val="CommentReference"/>
        </w:rPr>
        <w:annotationRef/>
      </w:r>
      <w:r>
        <w:t>To be even clearer, we may have to write more words to justify why we believe this to be the case.</w:t>
      </w:r>
    </w:p>
  </w:comment>
  <w:comment w:id="50" w:author="greg.smart" w:date="2018-10-04T15:26:00Z" w:initials="g">
    <w:p w14:paraId="03562F27" w14:textId="0032C504" w:rsidR="001A17AD" w:rsidRDefault="001A17AD">
      <w:pPr>
        <w:pStyle w:val="CommentText"/>
      </w:pPr>
      <w:r>
        <w:rPr>
          <w:rStyle w:val="CommentReference"/>
        </w:rPr>
        <w:annotationRef/>
      </w:r>
      <w:r>
        <w:t>Insert specification information from the hosting service provider.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55BEA9" w15:done="0"/>
  <w15:commentEx w15:paraId="6E8034E1" w15:paraIdParent="4255BEA9" w15:done="0"/>
  <w15:commentEx w15:paraId="16E4B251" w15:done="0"/>
  <w15:commentEx w15:paraId="17A9D0F0" w15:paraIdParent="16E4B251" w15:done="0"/>
  <w15:commentEx w15:paraId="134D2EB9" w15:paraIdParent="16E4B251" w15:done="0"/>
  <w15:commentEx w15:paraId="03562F27" w15:paraIdParent="16E4B25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EAEB66" w16cid:durableId="1F5DB0F4"/>
  <w16cid:commentId w16cid:paraId="16E4B251" w16cid:durableId="1F4DDE11"/>
  <w16cid:commentId w16cid:paraId="17A9D0F0" w16cid:durableId="1F4DDF0F"/>
  <w16cid:commentId w16cid:paraId="134D2EB9" w16cid:durableId="1F5DA6D4"/>
  <w16cid:commentId w16cid:paraId="03562F27" w16cid:durableId="1F6EFBD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00C2D9" w14:textId="77777777" w:rsidR="003F7497" w:rsidRDefault="003F7497" w:rsidP="004F0191">
      <w:r>
        <w:separator/>
      </w:r>
    </w:p>
  </w:endnote>
  <w:endnote w:type="continuationSeparator" w:id="0">
    <w:p w14:paraId="7B375DDD" w14:textId="77777777" w:rsidR="003F7497" w:rsidRDefault="003F7497" w:rsidP="004F0191">
      <w:r>
        <w:continuationSeparator/>
      </w:r>
    </w:p>
  </w:endnote>
  <w:endnote w:type="continuationNotice" w:id="1">
    <w:p w14:paraId="50DDA18A" w14:textId="77777777" w:rsidR="003F7497" w:rsidRDefault="003F74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NewsGothicMT-Bold">
    <w:altName w:val="News Gothic MT"/>
    <w:charset w:val="00"/>
    <w:family w:val="auto"/>
    <w:pitch w:val="variable"/>
    <w:sig w:usb0="00000003" w:usb1="00000000" w:usb2="00000000" w:usb3="00000000" w:csb0="00000001" w:csb1="00000000"/>
  </w:font>
  <w:font w:name="&amp;quo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C1BB16" w14:textId="77777777" w:rsidR="003F7497" w:rsidRDefault="003F7497" w:rsidP="004F0191">
      <w:r>
        <w:separator/>
      </w:r>
    </w:p>
  </w:footnote>
  <w:footnote w:type="continuationSeparator" w:id="0">
    <w:p w14:paraId="16DC444E" w14:textId="77777777" w:rsidR="003F7497" w:rsidRDefault="003F7497" w:rsidP="004F0191">
      <w:r>
        <w:continuationSeparator/>
      </w:r>
    </w:p>
  </w:footnote>
  <w:footnote w:type="continuationNotice" w:id="1">
    <w:p w14:paraId="5DFF2252" w14:textId="77777777" w:rsidR="003F7497" w:rsidRDefault="003F7497"/>
  </w:footnote>
  <w:footnote w:id="2">
    <w:p w14:paraId="52574FBF" w14:textId="75F0AD38" w:rsidR="004F0191" w:rsidRDefault="004F0191">
      <w:pPr>
        <w:pStyle w:val="FootnoteText"/>
      </w:pPr>
      <w:r>
        <w:rPr>
          <w:rStyle w:val="FootnoteReference"/>
        </w:rPr>
        <w:footnoteRef/>
      </w:r>
      <w:r>
        <w:t xml:space="preserve"> </w:t>
      </w:r>
      <w:r w:rsidR="00D777DF">
        <w:t>Annex IX MEDDEV 93-42-amended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97B8F"/>
    <w:multiLevelType w:val="multilevel"/>
    <w:tmpl w:val="C02CC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32F42"/>
    <w:multiLevelType w:val="hybridMultilevel"/>
    <w:tmpl w:val="8CB6C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B0681B"/>
    <w:multiLevelType w:val="multilevel"/>
    <w:tmpl w:val="5A74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B02427"/>
    <w:multiLevelType w:val="hybridMultilevel"/>
    <w:tmpl w:val="680E7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4415313"/>
    <w:multiLevelType w:val="multilevel"/>
    <w:tmpl w:val="95AA2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9C1311"/>
    <w:multiLevelType w:val="multilevel"/>
    <w:tmpl w:val="4D9A6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244B5E"/>
    <w:multiLevelType w:val="hybridMultilevel"/>
    <w:tmpl w:val="351A7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8C4803"/>
    <w:multiLevelType w:val="multilevel"/>
    <w:tmpl w:val="C2025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763E6D"/>
    <w:multiLevelType w:val="multilevel"/>
    <w:tmpl w:val="2C2AC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B33586"/>
    <w:multiLevelType w:val="hybridMultilevel"/>
    <w:tmpl w:val="35BE3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DB5717"/>
    <w:multiLevelType w:val="hybridMultilevel"/>
    <w:tmpl w:val="96361A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272E2E"/>
    <w:multiLevelType w:val="multilevel"/>
    <w:tmpl w:val="88D00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1D3DB5"/>
    <w:multiLevelType w:val="multilevel"/>
    <w:tmpl w:val="32707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A173D0"/>
    <w:multiLevelType w:val="multilevel"/>
    <w:tmpl w:val="AB682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AA4204"/>
    <w:multiLevelType w:val="hybridMultilevel"/>
    <w:tmpl w:val="9AA29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7A2206"/>
    <w:multiLevelType w:val="multilevel"/>
    <w:tmpl w:val="E1809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986277"/>
    <w:multiLevelType w:val="multilevel"/>
    <w:tmpl w:val="511E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5F1729"/>
    <w:multiLevelType w:val="hybridMultilevel"/>
    <w:tmpl w:val="146CE9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A91F4F"/>
    <w:multiLevelType w:val="multilevel"/>
    <w:tmpl w:val="8078E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2C008E"/>
    <w:multiLevelType w:val="hybridMultilevel"/>
    <w:tmpl w:val="01B83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3BC6620"/>
    <w:multiLevelType w:val="multilevel"/>
    <w:tmpl w:val="60947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FE602A"/>
    <w:multiLevelType w:val="hybridMultilevel"/>
    <w:tmpl w:val="CA9A0E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6FA4103"/>
    <w:multiLevelType w:val="multilevel"/>
    <w:tmpl w:val="AEA69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B14A99"/>
    <w:multiLevelType w:val="multilevel"/>
    <w:tmpl w:val="39362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A77844"/>
    <w:multiLevelType w:val="multilevel"/>
    <w:tmpl w:val="1A00C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7C32E0"/>
    <w:multiLevelType w:val="hybridMultilevel"/>
    <w:tmpl w:val="0512EE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115BE5"/>
    <w:multiLevelType w:val="multilevel"/>
    <w:tmpl w:val="6D32B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03083B"/>
    <w:multiLevelType w:val="hybridMultilevel"/>
    <w:tmpl w:val="D67CEB84"/>
    <w:lvl w:ilvl="0" w:tplc="98CC48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3054ED"/>
    <w:multiLevelType w:val="multilevel"/>
    <w:tmpl w:val="27CAE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823EBF"/>
    <w:multiLevelType w:val="hybridMultilevel"/>
    <w:tmpl w:val="CD9450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22E76C8"/>
    <w:multiLevelType w:val="multilevel"/>
    <w:tmpl w:val="517C7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6A63C4"/>
    <w:multiLevelType w:val="multilevel"/>
    <w:tmpl w:val="406E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911AF9"/>
    <w:multiLevelType w:val="multilevel"/>
    <w:tmpl w:val="D834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FA5CAD"/>
    <w:multiLevelType w:val="multilevel"/>
    <w:tmpl w:val="27CAE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732E46"/>
    <w:multiLevelType w:val="hybridMultilevel"/>
    <w:tmpl w:val="E23A6C1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8A44CA9"/>
    <w:multiLevelType w:val="multilevel"/>
    <w:tmpl w:val="4C7C7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EF710A"/>
    <w:multiLevelType w:val="hybridMultilevel"/>
    <w:tmpl w:val="D28CEA5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5A483FFC"/>
    <w:multiLevelType w:val="multilevel"/>
    <w:tmpl w:val="AC3AD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2D40BA"/>
    <w:multiLevelType w:val="multilevel"/>
    <w:tmpl w:val="A9F0C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1742B5"/>
    <w:multiLevelType w:val="hybridMultilevel"/>
    <w:tmpl w:val="D2A833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F7D6F5B"/>
    <w:multiLevelType w:val="multilevel"/>
    <w:tmpl w:val="65700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B34747"/>
    <w:multiLevelType w:val="hybridMultilevel"/>
    <w:tmpl w:val="70E8E7F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B041C6F"/>
    <w:multiLevelType w:val="multilevel"/>
    <w:tmpl w:val="1FB00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C456BC"/>
    <w:multiLevelType w:val="multilevel"/>
    <w:tmpl w:val="86E47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5D0FD1"/>
    <w:multiLevelType w:val="hybridMultilevel"/>
    <w:tmpl w:val="91A4A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F107BF"/>
    <w:multiLevelType w:val="multilevel"/>
    <w:tmpl w:val="9F6A5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8"/>
  </w:num>
  <w:num w:numId="3">
    <w:abstractNumId w:val="5"/>
  </w:num>
  <w:num w:numId="4">
    <w:abstractNumId w:val="26"/>
  </w:num>
  <w:num w:numId="5">
    <w:abstractNumId w:val="7"/>
  </w:num>
  <w:num w:numId="6">
    <w:abstractNumId w:val="38"/>
  </w:num>
  <w:num w:numId="7">
    <w:abstractNumId w:val="32"/>
  </w:num>
  <w:num w:numId="8">
    <w:abstractNumId w:val="35"/>
  </w:num>
  <w:num w:numId="9">
    <w:abstractNumId w:val="30"/>
  </w:num>
  <w:num w:numId="10">
    <w:abstractNumId w:val="11"/>
  </w:num>
  <w:num w:numId="11">
    <w:abstractNumId w:val="15"/>
  </w:num>
  <w:num w:numId="12">
    <w:abstractNumId w:val="4"/>
  </w:num>
  <w:num w:numId="13">
    <w:abstractNumId w:val="13"/>
  </w:num>
  <w:num w:numId="14">
    <w:abstractNumId w:val="37"/>
  </w:num>
  <w:num w:numId="15">
    <w:abstractNumId w:val="8"/>
  </w:num>
  <w:num w:numId="16">
    <w:abstractNumId w:val="12"/>
  </w:num>
  <w:num w:numId="17">
    <w:abstractNumId w:val="43"/>
  </w:num>
  <w:num w:numId="18">
    <w:abstractNumId w:val="45"/>
  </w:num>
  <w:num w:numId="19">
    <w:abstractNumId w:val="42"/>
  </w:num>
  <w:num w:numId="20">
    <w:abstractNumId w:val="23"/>
  </w:num>
  <w:num w:numId="21">
    <w:abstractNumId w:val="22"/>
  </w:num>
  <w:num w:numId="22">
    <w:abstractNumId w:val="31"/>
  </w:num>
  <w:num w:numId="23">
    <w:abstractNumId w:val="9"/>
  </w:num>
  <w:num w:numId="24">
    <w:abstractNumId w:val="21"/>
  </w:num>
  <w:num w:numId="25">
    <w:abstractNumId w:val="1"/>
  </w:num>
  <w:num w:numId="26">
    <w:abstractNumId w:val="39"/>
  </w:num>
  <w:num w:numId="27">
    <w:abstractNumId w:val="10"/>
  </w:num>
  <w:num w:numId="28">
    <w:abstractNumId w:val="34"/>
  </w:num>
  <w:num w:numId="29">
    <w:abstractNumId w:val="41"/>
  </w:num>
  <w:num w:numId="30">
    <w:abstractNumId w:val="29"/>
  </w:num>
  <w:num w:numId="31">
    <w:abstractNumId w:val="19"/>
  </w:num>
  <w:num w:numId="32">
    <w:abstractNumId w:val="14"/>
  </w:num>
  <w:num w:numId="33">
    <w:abstractNumId w:val="3"/>
  </w:num>
  <w:num w:numId="34">
    <w:abstractNumId w:val="25"/>
  </w:num>
  <w:num w:numId="35">
    <w:abstractNumId w:val="20"/>
  </w:num>
  <w:num w:numId="36">
    <w:abstractNumId w:val="17"/>
  </w:num>
  <w:num w:numId="37">
    <w:abstractNumId w:val="27"/>
  </w:num>
  <w:num w:numId="38">
    <w:abstractNumId w:val="36"/>
  </w:num>
  <w:num w:numId="39">
    <w:abstractNumId w:val="40"/>
  </w:num>
  <w:num w:numId="40">
    <w:abstractNumId w:val="0"/>
  </w:num>
  <w:num w:numId="41">
    <w:abstractNumId w:val="33"/>
  </w:num>
  <w:num w:numId="42">
    <w:abstractNumId w:val="28"/>
  </w:num>
  <w:num w:numId="43">
    <w:abstractNumId w:val="6"/>
  </w:num>
  <w:num w:numId="44">
    <w:abstractNumId w:val="24"/>
  </w:num>
  <w:num w:numId="45">
    <w:abstractNumId w:val="2"/>
  </w:num>
  <w:num w:numId="46">
    <w:abstractNumId w:val="4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smart">
    <w15:presenceInfo w15:providerId="Windows Live" w15:userId="5b7070438a3403b8"/>
  </w15:person>
  <w15:person w15:author="Reddington, Joseph">
    <w15:presenceInfo w15:providerId="Windows Live" w15:userId="547d1c4b-d7c1-4b32-8957-4e38c6e200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848"/>
    <w:rsid w:val="000947F3"/>
    <w:rsid w:val="000A5528"/>
    <w:rsid w:val="000B05A6"/>
    <w:rsid w:val="000B1FF0"/>
    <w:rsid w:val="000B3346"/>
    <w:rsid w:val="000B4970"/>
    <w:rsid w:val="00101654"/>
    <w:rsid w:val="00131E50"/>
    <w:rsid w:val="00152E46"/>
    <w:rsid w:val="001576B6"/>
    <w:rsid w:val="00186F91"/>
    <w:rsid w:val="00187CFA"/>
    <w:rsid w:val="001A17AD"/>
    <w:rsid w:val="001F4491"/>
    <w:rsid w:val="00251848"/>
    <w:rsid w:val="00254650"/>
    <w:rsid w:val="00267296"/>
    <w:rsid w:val="00270670"/>
    <w:rsid w:val="002C4972"/>
    <w:rsid w:val="002D4399"/>
    <w:rsid w:val="00364D35"/>
    <w:rsid w:val="00372BE8"/>
    <w:rsid w:val="003D3A2D"/>
    <w:rsid w:val="003F06D8"/>
    <w:rsid w:val="003F7497"/>
    <w:rsid w:val="0041614D"/>
    <w:rsid w:val="004201C8"/>
    <w:rsid w:val="004502B5"/>
    <w:rsid w:val="00454F41"/>
    <w:rsid w:val="004656A0"/>
    <w:rsid w:val="00473164"/>
    <w:rsid w:val="00475956"/>
    <w:rsid w:val="00482E0E"/>
    <w:rsid w:val="00491362"/>
    <w:rsid w:val="00496982"/>
    <w:rsid w:val="004B6A34"/>
    <w:rsid w:val="004F0191"/>
    <w:rsid w:val="006744C3"/>
    <w:rsid w:val="00683A7A"/>
    <w:rsid w:val="00697356"/>
    <w:rsid w:val="006B08AE"/>
    <w:rsid w:val="006C5FA1"/>
    <w:rsid w:val="0071473F"/>
    <w:rsid w:val="007161A0"/>
    <w:rsid w:val="00716CB0"/>
    <w:rsid w:val="00797AA9"/>
    <w:rsid w:val="007B7CC2"/>
    <w:rsid w:val="007C038C"/>
    <w:rsid w:val="007F2D55"/>
    <w:rsid w:val="00841415"/>
    <w:rsid w:val="008800D9"/>
    <w:rsid w:val="008D18EF"/>
    <w:rsid w:val="00936CAC"/>
    <w:rsid w:val="0097264E"/>
    <w:rsid w:val="00974532"/>
    <w:rsid w:val="009A03C3"/>
    <w:rsid w:val="009B427B"/>
    <w:rsid w:val="009D16A7"/>
    <w:rsid w:val="009E52E2"/>
    <w:rsid w:val="00A03083"/>
    <w:rsid w:val="00A826AE"/>
    <w:rsid w:val="00AA4840"/>
    <w:rsid w:val="00AB2487"/>
    <w:rsid w:val="00BA017A"/>
    <w:rsid w:val="00BD2376"/>
    <w:rsid w:val="00BD3499"/>
    <w:rsid w:val="00BF57A0"/>
    <w:rsid w:val="00C413AA"/>
    <w:rsid w:val="00C60D0A"/>
    <w:rsid w:val="00C83804"/>
    <w:rsid w:val="00C8529F"/>
    <w:rsid w:val="00CA12D8"/>
    <w:rsid w:val="00CE5C22"/>
    <w:rsid w:val="00CF6485"/>
    <w:rsid w:val="00D013DE"/>
    <w:rsid w:val="00D03856"/>
    <w:rsid w:val="00D204F0"/>
    <w:rsid w:val="00D226AB"/>
    <w:rsid w:val="00D40981"/>
    <w:rsid w:val="00D513BB"/>
    <w:rsid w:val="00D777DF"/>
    <w:rsid w:val="00D8474A"/>
    <w:rsid w:val="00D86BE5"/>
    <w:rsid w:val="00DA0CA3"/>
    <w:rsid w:val="00DB5BD4"/>
    <w:rsid w:val="00DB5CAF"/>
    <w:rsid w:val="00DC0804"/>
    <w:rsid w:val="00DC0E4C"/>
    <w:rsid w:val="00DF4869"/>
    <w:rsid w:val="00E11330"/>
    <w:rsid w:val="00E63648"/>
    <w:rsid w:val="00E94CF0"/>
    <w:rsid w:val="00EA42D6"/>
    <w:rsid w:val="00EA62FB"/>
    <w:rsid w:val="00EA6488"/>
    <w:rsid w:val="00EC2A7A"/>
    <w:rsid w:val="00EF7F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099EF"/>
  <w15:chartTrackingRefBased/>
  <w15:docId w15:val="{F70BD5BF-B6B3-604D-9BE8-EC1A6EA24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264E"/>
  </w:style>
  <w:style w:type="paragraph" w:styleId="Heading1">
    <w:name w:val="heading 1"/>
    <w:basedOn w:val="Normal"/>
    <w:next w:val="Normal"/>
    <w:link w:val="Heading1Char"/>
    <w:uiPriority w:val="9"/>
    <w:qFormat/>
    <w:rsid w:val="00251848"/>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qFormat/>
    <w:rsid w:val="00251848"/>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qFormat/>
    <w:rsid w:val="00251848"/>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2C497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184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5184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51848"/>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251848"/>
    <w:rPr>
      <w:color w:val="0000FF"/>
      <w:u w:val="single"/>
    </w:rPr>
  </w:style>
  <w:style w:type="paragraph" w:styleId="NormalWeb">
    <w:name w:val="Normal (Web)"/>
    <w:basedOn w:val="Normal"/>
    <w:uiPriority w:val="99"/>
    <w:semiHidden/>
    <w:unhideWhenUsed/>
    <w:rsid w:val="00251848"/>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251848"/>
    <w:rPr>
      <w:i/>
      <w:iCs/>
    </w:rPr>
  </w:style>
  <w:style w:type="character" w:styleId="HTMLTypewriter">
    <w:name w:val="HTML Typewriter"/>
    <w:basedOn w:val="DefaultParagraphFont"/>
    <w:uiPriority w:val="99"/>
    <w:semiHidden/>
    <w:unhideWhenUsed/>
    <w:rsid w:val="00251848"/>
    <w:rPr>
      <w:rFonts w:ascii="Courier New" w:eastAsia="Times New Roman" w:hAnsi="Courier New" w:cs="Courier New"/>
      <w:sz w:val="20"/>
      <w:szCs w:val="20"/>
    </w:rPr>
  </w:style>
  <w:style w:type="character" w:customStyle="1" w:styleId="pre">
    <w:name w:val="pre"/>
    <w:basedOn w:val="DefaultParagraphFont"/>
    <w:rsid w:val="00251848"/>
  </w:style>
  <w:style w:type="character" w:styleId="HTMLCite">
    <w:name w:val="HTML Cite"/>
    <w:basedOn w:val="DefaultParagraphFont"/>
    <w:uiPriority w:val="99"/>
    <w:semiHidden/>
    <w:unhideWhenUsed/>
    <w:rsid w:val="00251848"/>
    <w:rPr>
      <w:i/>
      <w:iCs/>
    </w:rPr>
  </w:style>
  <w:style w:type="character" w:styleId="Strong">
    <w:name w:val="Strong"/>
    <w:basedOn w:val="DefaultParagraphFont"/>
    <w:uiPriority w:val="22"/>
    <w:qFormat/>
    <w:rsid w:val="00251848"/>
    <w:rPr>
      <w:b/>
      <w:bCs/>
    </w:rPr>
  </w:style>
  <w:style w:type="paragraph" w:customStyle="1" w:styleId="first">
    <w:name w:val="first"/>
    <w:basedOn w:val="Normal"/>
    <w:rsid w:val="00251848"/>
    <w:pPr>
      <w:spacing w:before="100" w:beforeAutospacing="1" w:after="100" w:afterAutospacing="1"/>
    </w:pPr>
    <w:rPr>
      <w:rFonts w:ascii="Times New Roman" w:eastAsia="Times New Roman" w:hAnsi="Times New Roman" w:cs="Times New Roman"/>
    </w:rPr>
  </w:style>
  <w:style w:type="paragraph" w:customStyle="1" w:styleId="last">
    <w:name w:val="last"/>
    <w:basedOn w:val="Normal"/>
    <w:rsid w:val="00251848"/>
    <w:pPr>
      <w:spacing w:before="100" w:beforeAutospacing="1" w:after="100" w:afterAutospacing="1"/>
    </w:pPr>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rsid w:val="00251848"/>
    <w:rPr>
      <w:color w:val="808080"/>
      <w:shd w:val="clear" w:color="auto" w:fill="E6E6E6"/>
    </w:rPr>
  </w:style>
  <w:style w:type="paragraph" w:styleId="Title">
    <w:name w:val="Title"/>
    <w:basedOn w:val="Normal"/>
    <w:next w:val="Normal"/>
    <w:link w:val="TitleChar"/>
    <w:rsid w:val="003F06D8"/>
    <w:pPr>
      <w:keepNext/>
      <w:keepLines/>
      <w:spacing w:line="276" w:lineRule="auto"/>
      <w:contextualSpacing/>
    </w:pPr>
    <w:rPr>
      <w:rFonts w:ascii="Trebuchet MS" w:eastAsia="Trebuchet MS" w:hAnsi="Trebuchet MS" w:cs="Trebuchet MS"/>
      <w:color w:val="000000"/>
      <w:sz w:val="42"/>
      <w:szCs w:val="42"/>
      <w:lang w:val="en-US"/>
    </w:rPr>
  </w:style>
  <w:style w:type="character" w:customStyle="1" w:styleId="TitleChar">
    <w:name w:val="Title Char"/>
    <w:basedOn w:val="DefaultParagraphFont"/>
    <w:link w:val="Title"/>
    <w:rsid w:val="003F06D8"/>
    <w:rPr>
      <w:rFonts w:ascii="Trebuchet MS" w:eastAsia="Trebuchet MS" w:hAnsi="Trebuchet MS" w:cs="Trebuchet MS"/>
      <w:color w:val="000000"/>
      <w:sz w:val="42"/>
      <w:szCs w:val="42"/>
      <w:lang w:val="en-US"/>
    </w:rPr>
  </w:style>
  <w:style w:type="paragraph" w:styleId="Subtitle">
    <w:name w:val="Subtitle"/>
    <w:basedOn w:val="Normal"/>
    <w:next w:val="Normal"/>
    <w:link w:val="SubtitleChar"/>
    <w:rsid w:val="003F06D8"/>
    <w:pPr>
      <w:keepNext/>
      <w:keepLines/>
      <w:spacing w:after="200" w:line="276" w:lineRule="auto"/>
      <w:contextualSpacing/>
    </w:pPr>
    <w:rPr>
      <w:rFonts w:ascii="Trebuchet MS" w:eastAsia="Trebuchet MS" w:hAnsi="Trebuchet MS" w:cs="Trebuchet MS"/>
      <w:i/>
      <w:color w:val="666666"/>
      <w:sz w:val="26"/>
      <w:szCs w:val="26"/>
      <w:lang w:val="en-US"/>
    </w:rPr>
  </w:style>
  <w:style w:type="character" w:customStyle="1" w:styleId="SubtitleChar">
    <w:name w:val="Subtitle Char"/>
    <w:basedOn w:val="DefaultParagraphFont"/>
    <w:link w:val="Subtitle"/>
    <w:rsid w:val="003F06D8"/>
    <w:rPr>
      <w:rFonts w:ascii="Trebuchet MS" w:eastAsia="Trebuchet MS" w:hAnsi="Trebuchet MS" w:cs="Trebuchet MS"/>
      <w:i/>
      <w:color w:val="666666"/>
      <w:sz w:val="26"/>
      <w:szCs w:val="26"/>
      <w:lang w:val="en-US"/>
    </w:rPr>
  </w:style>
  <w:style w:type="paragraph" w:styleId="ListParagraph">
    <w:name w:val="List Paragraph"/>
    <w:basedOn w:val="Normal"/>
    <w:uiPriority w:val="34"/>
    <w:qFormat/>
    <w:rsid w:val="003F06D8"/>
    <w:pPr>
      <w:ind w:left="720"/>
      <w:contextualSpacing/>
    </w:pPr>
  </w:style>
  <w:style w:type="table" w:styleId="TableGrid">
    <w:name w:val="Table Grid"/>
    <w:basedOn w:val="TableNormal"/>
    <w:uiPriority w:val="39"/>
    <w:rsid w:val="00E113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D18EF"/>
    <w:rPr>
      <w:sz w:val="16"/>
      <w:szCs w:val="16"/>
    </w:rPr>
  </w:style>
  <w:style w:type="paragraph" w:styleId="CommentText">
    <w:name w:val="annotation text"/>
    <w:basedOn w:val="Normal"/>
    <w:link w:val="CommentTextChar"/>
    <w:uiPriority w:val="99"/>
    <w:semiHidden/>
    <w:unhideWhenUsed/>
    <w:rsid w:val="008D18EF"/>
    <w:rPr>
      <w:sz w:val="20"/>
      <w:szCs w:val="20"/>
    </w:rPr>
  </w:style>
  <w:style w:type="character" w:customStyle="1" w:styleId="CommentTextChar">
    <w:name w:val="Comment Text Char"/>
    <w:basedOn w:val="DefaultParagraphFont"/>
    <w:link w:val="CommentText"/>
    <w:uiPriority w:val="99"/>
    <w:semiHidden/>
    <w:rsid w:val="008D18EF"/>
    <w:rPr>
      <w:sz w:val="20"/>
      <w:szCs w:val="20"/>
    </w:rPr>
  </w:style>
  <w:style w:type="paragraph" w:styleId="CommentSubject">
    <w:name w:val="annotation subject"/>
    <w:basedOn w:val="CommentText"/>
    <w:next w:val="CommentText"/>
    <w:link w:val="CommentSubjectChar"/>
    <w:uiPriority w:val="99"/>
    <w:semiHidden/>
    <w:unhideWhenUsed/>
    <w:rsid w:val="008D18EF"/>
    <w:rPr>
      <w:b/>
      <w:bCs/>
    </w:rPr>
  </w:style>
  <w:style w:type="character" w:customStyle="1" w:styleId="CommentSubjectChar">
    <w:name w:val="Comment Subject Char"/>
    <w:basedOn w:val="CommentTextChar"/>
    <w:link w:val="CommentSubject"/>
    <w:uiPriority w:val="99"/>
    <w:semiHidden/>
    <w:rsid w:val="008D18EF"/>
    <w:rPr>
      <w:b/>
      <w:bCs/>
      <w:sz w:val="20"/>
      <w:szCs w:val="20"/>
    </w:rPr>
  </w:style>
  <w:style w:type="paragraph" w:styleId="BalloonText">
    <w:name w:val="Balloon Text"/>
    <w:basedOn w:val="Normal"/>
    <w:link w:val="BalloonTextChar"/>
    <w:uiPriority w:val="99"/>
    <w:semiHidden/>
    <w:unhideWhenUsed/>
    <w:rsid w:val="008D18E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D18EF"/>
    <w:rPr>
      <w:rFonts w:ascii="Times New Roman" w:hAnsi="Times New Roman" w:cs="Times New Roman"/>
      <w:sz w:val="18"/>
      <w:szCs w:val="18"/>
    </w:rPr>
  </w:style>
  <w:style w:type="paragraph" w:styleId="Caption">
    <w:name w:val="caption"/>
    <w:basedOn w:val="Normal"/>
    <w:next w:val="Normal"/>
    <w:uiPriority w:val="35"/>
    <w:unhideWhenUsed/>
    <w:qFormat/>
    <w:rsid w:val="00267296"/>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4F0191"/>
    <w:rPr>
      <w:sz w:val="20"/>
      <w:szCs w:val="20"/>
    </w:rPr>
  </w:style>
  <w:style w:type="character" w:customStyle="1" w:styleId="FootnoteTextChar">
    <w:name w:val="Footnote Text Char"/>
    <w:basedOn w:val="DefaultParagraphFont"/>
    <w:link w:val="FootnoteText"/>
    <w:uiPriority w:val="99"/>
    <w:semiHidden/>
    <w:rsid w:val="004F0191"/>
    <w:rPr>
      <w:sz w:val="20"/>
      <w:szCs w:val="20"/>
    </w:rPr>
  </w:style>
  <w:style w:type="character" w:styleId="FootnoteReference">
    <w:name w:val="footnote reference"/>
    <w:basedOn w:val="DefaultParagraphFont"/>
    <w:uiPriority w:val="99"/>
    <w:semiHidden/>
    <w:unhideWhenUsed/>
    <w:rsid w:val="004F0191"/>
    <w:rPr>
      <w:vertAlign w:val="superscript"/>
    </w:rPr>
  </w:style>
  <w:style w:type="character" w:customStyle="1" w:styleId="Heading4Char">
    <w:name w:val="Heading 4 Char"/>
    <w:basedOn w:val="DefaultParagraphFont"/>
    <w:link w:val="Heading4"/>
    <w:uiPriority w:val="9"/>
    <w:rsid w:val="002C497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2C4972"/>
    <w:rPr>
      <w:color w:val="954F72" w:themeColor="followedHyperlink"/>
      <w:u w:val="single"/>
    </w:rPr>
  </w:style>
  <w:style w:type="paragraph" w:styleId="TOCHeading">
    <w:name w:val="TOC Heading"/>
    <w:basedOn w:val="Heading1"/>
    <w:next w:val="Normal"/>
    <w:uiPriority w:val="39"/>
    <w:unhideWhenUsed/>
    <w:qFormat/>
    <w:rsid w:val="00C60D0A"/>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rPr>
  </w:style>
  <w:style w:type="paragraph" w:styleId="TOC3">
    <w:name w:val="toc 3"/>
    <w:basedOn w:val="Normal"/>
    <w:next w:val="Normal"/>
    <w:autoRedefine/>
    <w:uiPriority w:val="39"/>
    <w:unhideWhenUsed/>
    <w:rsid w:val="00C60D0A"/>
    <w:pPr>
      <w:ind w:left="480"/>
    </w:pPr>
    <w:rPr>
      <w:rFonts w:cstheme="minorHAnsi"/>
      <w:sz w:val="20"/>
      <w:szCs w:val="20"/>
    </w:rPr>
  </w:style>
  <w:style w:type="paragraph" w:styleId="TOC2">
    <w:name w:val="toc 2"/>
    <w:basedOn w:val="Normal"/>
    <w:next w:val="Normal"/>
    <w:autoRedefine/>
    <w:uiPriority w:val="39"/>
    <w:unhideWhenUsed/>
    <w:rsid w:val="00270670"/>
    <w:pPr>
      <w:tabs>
        <w:tab w:val="right" w:leader="dot" w:pos="9010"/>
      </w:tabs>
      <w:spacing w:before="120"/>
      <w:ind w:left="240"/>
    </w:pPr>
    <w:rPr>
      <w:rFonts w:cstheme="minorHAnsi"/>
      <w:b/>
      <w:bCs/>
      <w:sz w:val="22"/>
      <w:szCs w:val="22"/>
    </w:rPr>
  </w:style>
  <w:style w:type="paragraph" w:styleId="TOC1">
    <w:name w:val="toc 1"/>
    <w:basedOn w:val="Normal"/>
    <w:next w:val="Normal"/>
    <w:autoRedefine/>
    <w:uiPriority w:val="39"/>
    <w:unhideWhenUsed/>
    <w:rsid w:val="00D03856"/>
    <w:pPr>
      <w:tabs>
        <w:tab w:val="right" w:leader="dot" w:pos="9010"/>
      </w:tabs>
      <w:spacing w:before="120"/>
    </w:pPr>
    <w:rPr>
      <w:rFonts w:cstheme="minorHAnsi"/>
      <w:b/>
      <w:bCs/>
      <w:i/>
      <w:iCs/>
    </w:rPr>
  </w:style>
  <w:style w:type="paragraph" w:styleId="TOC4">
    <w:name w:val="toc 4"/>
    <w:basedOn w:val="Normal"/>
    <w:next w:val="Normal"/>
    <w:autoRedefine/>
    <w:uiPriority w:val="39"/>
    <w:semiHidden/>
    <w:unhideWhenUsed/>
    <w:rsid w:val="00C60D0A"/>
    <w:pPr>
      <w:ind w:left="720"/>
    </w:pPr>
    <w:rPr>
      <w:rFonts w:cstheme="minorHAnsi"/>
      <w:sz w:val="20"/>
      <w:szCs w:val="20"/>
    </w:rPr>
  </w:style>
  <w:style w:type="paragraph" w:styleId="TOC5">
    <w:name w:val="toc 5"/>
    <w:basedOn w:val="Normal"/>
    <w:next w:val="Normal"/>
    <w:autoRedefine/>
    <w:uiPriority w:val="39"/>
    <w:semiHidden/>
    <w:unhideWhenUsed/>
    <w:rsid w:val="00C60D0A"/>
    <w:pPr>
      <w:ind w:left="960"/>
    </w:pPr>
    <w:rPr>
      <w:rFonts w:cstheme="minorHAnsi"/>
      <w:sz w:val="20"/>
      <w:szCs w:val="20"/>
    </w:rPr>
  </w:style>
  <w:style w:type="paragraph" w:styleId="TOC6">
    <w:name w:val="toc 6"/>
    <w:basedOn w:val="Normal"/>
    <w:next w:val="Normal"/>
    <w:autoRedefine/>
    <w:uiPriority w:val="39"/>
    <w:semiHidden/>
    <w:unhideWhenUsed/>
    <w:rsid w:val="00C60D0A"/>
    <w:pPr>
      <w:ind w:left="1200"/>
    </w:pPr>
    <w:rPr>
      <w:rFonts w:cstheme="minorHAnsi"/>
      <w:sz w:val="20"/>
      <w:szCs w:val="20"/>
    </w:rPr>
  </w:style>
  <w:style w:type="paragraph" w:styleId="TOC7">
    <w:name w:val="toc 7"/>
    <w:basedOn w:val="Normal"/>
    <w:next w:val="Normal"/>
    <w:autoRedefine/>
    <w:uiPriority w:val="39"/>
    <w:semiHidden/>
    <w:unhideWhenUsed/>
    <w:rsid w:val="00C60D0A"/>
    <w:pPr>
      <w:ind w:left="1440"/>
    </w:pPr>
    <w:rPr>
      <w:rFonts w:cstheme="minorHAnsi"/>
      <w:sz w:val="20"/>
      <w:szCs w:val="20"/>
    </w:rPr>
  </w:style>
  <w:style w:type="paragraph" w:styleId="TOC8">
    <w:name w:val="toc 8"/>
    <w:basedOn w:val="Normal"/>
    <w:next w:val="Normal"/>
    <w:autoRedefine/>
    <w:uiPriority w:val="39"/>
    <w:semiHidden/>
    <w:unhideWhenUsed/>
    <w:rsid w:val="00C60D0A"/>
    <w:pPr>
      <w:ind w:left="1680"/>
    </w:pPr>
    <w:rPr>
      <w:rFonts w:cstheme="minorHAnsi"/>
      <w:sz w:val="20"/>
      <w:szCs w:val="20"/>
    </w:rPr>
  </w:style>
  <w:style w:type="paragraph" w:styleId="TOC9">
    <w:name w:val="toc 9"/>
    <w:basedOn w:val="Normal"/>
    <w:next w:val="Normal"/>
    <w:autoRedefine/>
    <w:uiPriority w:val="39"/>
    <w:semiHidden/>
    <w:unhideWhenUsed/>
    <w:rsid w:val="00C60D0A"/>
    <w:pPr>
      <w:ind w:left="1920"/>
    </w:pPr>
    <w:rPr>
      <w:rFonts w:cstheme="minorHAnsi"/>
      <w:sz w:val="20"/>
      <w:szCs w:val="20"/>
    </w:rPr>
  </w:style>
  <w:style w:type="paragraph" w:styleId="Revision">
    <w:name w:val="Revision"/>
    <w:hidden/>
    <w:uiPriority w:val="99"/>
    <w:semiHidden/>
    <w:rsid w:val="00270670"/>
  </w:style>
  <w:style w:type="character" w:customStyle="1" w:styleId="st">
    <w:name w:val="st"/>
    <w:basedOn w:val="DefaultParagraphFont"/>
    <w:rsid w:val="00D013DE"/>
  </w:style>
  <w:style w:type="character" w:customStyle="1" w:styleId="UnresolvedMention">
    <w:name w:val="Unresolved Mention"/>
    <w:basedOn w:val="DefaultParagraphFont"/>
    <w:uiPriority w:val="99"/>
    <w:semiHidden/>
    <w:unhideWhenUsed/>
    <w:rsid w:val="00D013DE"/>
    <w:rPr>
      <w:color w:val="605E5C"/>
      <w:shd w:val="clear" w:color="auto" w:fill="E1DFDD"/>
    </w:rPr>
  </w:style>
  <w:style w:type="paragraph" w:styleId="Header">
    <w:name w:val="header"/>
    <w:basedOn w:val="Normal"/>
    <w:link w:val="HeaderChar"/>
    <w:uiPriority w:val="99"/>
    <w:unhideWhenUsed/>
    <w:rsid w:val="00DF4869"/>
    <w:pPr>
      <w:tabs>
        <w:tab w:val="center" w:pos="4513"/>
        <w:tab w:val="right" w:pos="9026"/>
      </w:tabs>
    </w:pPr>
  </w:style>
  <w:style w:type="character" w:customStyle="1" w:styleId="HeaderChar">
    <w:name w:val="Header Char"/>
    <w:basedOn w:val="DefaultParagraphFont"/>
    <w:link w:val="Header"/>
    <w:uiPriority w:val="99"/>
    <w:rsid w:val="00DF4869"/>
  </w:style>
  <w:style w:type="paragraph" w:styleId="Footer">
    <w:name w:val="footer"/>
    <w:basedOn w:val="Normal"/>
    <w:link w:val="FooterChar"/>
    <w:uiPriority w:val="99"/>
    <w:unhideWhenUsed/>
    <w:rsid w:val="00DF4869"/>
    <w:pPr>
      <w:tabs>
        <w:tab w:val="center" w:pos="4513"/>
        <w:tab w:val="right" w:pos="9026"/>
      </w:tabs>
    </w:pPr>
  </w:style>
  <w:style w:type="character" w:customStyle="1" w:styleId="FooterChar">
    <w:name w:val="Footer Char"/>
    <w:basedOn w:val="DefaultParagraphFont"/>
    <w:link w:val="Footer"/>
    <w:uiPriority w:val="99"/>
    <w:rsid w:val="00DF48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28392">
      <w:bodyDiv w:val="1"/>
      <w:marLeft w:val="0"/>
      <w:marRight w:val="0"/>
      <w:marTop w:val="0"/>
      <w:marBottom w:val="0"/>
      <w:divBdr>
        <w:top w:val="none" w:sz="0" w:space="0" w:color="auto"/>
        <w:left w:val="none" w:sz="0" w:space="0" w:color="auto"/>
        <w:bottom w:val="none" w:sz="0" w:space="0" w:color="auto"/>
        <w:right w:val="none" w:sz="0" w:space="0" w:color="auto"/>
      </w:divBdr>
    </w:div>
    <w:div w:id="246622094">
      <w:bodyDiv w:val="1"/>
      <w:marLeft w:val="0"/>
      <w:marRight w:val="0"/>
      <w:marTop w:val="0"/>
      <w:marBottom w:val="0"/>
      <w:divBdr>
        <w:top w:val="none" w:sz="0" w:space="0" w:color="auto"/>
        <w:left w:val="none" w:sz="0" w:space="0" w:color="auto"/>
        <w:bottom w:val="none" w:sz="0" w:space="0" w:color="auto"/>
        <w:right w:val="none" w:sz="0" w:space="0" w:color="auto"/>
      </w:divBdr>
    </w:div>
    <w:div w:id="418062677">
      <w:bodyDiv w:val="1"/>
      <w:marLeft w:val="0"/>
      <w:marRight w:val="0"/>
      <w:marTop w:val="0"/>
      <w:marBottom w:val="0"/>
      <w:divBdr>
        <w:top w:val="none" w:sz="0" w:space="0" w:color="auto"/>
        <w:left w:val="none" w:sz="0" w:space="0" w:color="auto"/>
        <w:bottom w:val="none" w:sz="0" w:space="0" w:color="auto"/>
        <w:right w:val="none" w:sz="0" w:space="0" w:color="auto"/>
      </w:divBdr>
      <w:divsChild>
        <w:div w:id="1948806097">
          <w:marLeft w:val="0"/>
          <w:marRight w:val="0"/>
          <w:marTop w:val="0"/>
          <w:marBottom w:val="0"/>
          <w:divBdr>
            <w:top w:val="none" w:sz="0" w:space="0" w:color="auto"/>
            <w:left w:val="none" w:sz="0" w:space="0" w:color="auto"/>
            <w:bottom w:val="none" w:sz="0" w:space="0" w:color="auto"/>
            <w:right w:val="none" w:sz="0" w:space="0" w:color="auto"/>
          </w:divBdr>
          <w:divsChild>
            <w:div w:id="2013559549">
              <w:marLeft w:val="0"/>
              <w:marRight w:val="0"/>
              <w:marTop w:val="0"/>
              <w:marBottom w:val="0"/>
              <w:divBdr>
                <w:top w:val="none" w:sz="0" w:space="0" w:color="auto"/>
                <w:left w:val="none" w:sz="0" w:space="0" w:color="auto"/>
                <w:bottom w:val="none" w:sz="0" w:space="0" w:color="auto"/>
                <w:right w:val="none" w:sz="0" w:space="0" w:color="auto"/>
              </w:divBdr>
              <w:divsChild>
                <w:div w:id="411004418">
                  <w:marLeft w:val="0"/>
                  <w:marRight w:val="0"/>
                  <w:marTop w:val="0"/>
                  <w:marBottom w:val="0"/>
                  <w:divBdr>
                    <w:top w:val="none" w:sz="0" w:space="0" w:color="auto"/>
                    <w:left w:val="none" w:sz="0" w:space="0" w:color="auto"/>
                    <w:bottom w:val="none" w:sz="0" w:space="0" w:color="auto"/>
                    <w:right w:val="none" w:sz="0" w:space="0" w:color="auto"/>
                  </w:divBdr>
                  <w:divsChild>
                    <w:div w:id="674961066">
                      <w:marLeft w:val="0"/>
                      <w:marRight w:val="0"/>
                      <w:marTop w:val="150"/>
                      <w:marBottom w:val="150"/>
                      <w:divBdr>
                        <w:top w:val="single" w:sz="6" w:space="5" w:color="CCCCCC"/>
                        <w:left w:val="single" w:sz="6" w:space="5" w:color="CCCCCC"/>
                        <w:bottom w:val="single" w:sz="6" w:space="0" w:color="CCCCCC"/>
                        <w:right w:val="single" w:sz="6" w:space="5" w:color="CCCCCC"/>
                      </w:divBdr>
                    </w:div>
                    <w:div w:id="1221406762">
                      <w:marLeft w:val="0"/>
                      <w:marRight w:val="0"/>
                      <w:marTop w:val="0"/>
                      <w:marBottom w:val="0"/>
                      <w:divBdr>
                        <w:top w:val="none" w:sz="0" w:space="0" w:color="auto"/>
                        <w:left w:val="none" w:sz="0" w:space="0" w:color="auto"/>
                        <w:bottom w:val="none" w:sz="0" w:space="0" w:color="auto"/>
                        <w:right w:val="none" w:sz="0" w:space="0" w:color="auto"/>
                      </w:divBdr>
                    </w:div>
                    <w:div w:id="1977559983">
                      <w:marLeft w:val="0"/>
                      <w:marRight w:val="0"/>
                      <w:marTop w:val="0"/>
                      <w:marBottom w:val="0"/>
                      <w:divBdr>
                        <w:top w:val="none" w:sz="0" w:space="0" w:color="auto"/>
                        <w:left w:val="none" w:sz="0" w:space="0" w:color="auto"/>
                        <w:bottom w:val="none" w:sz="0" w:space="0" w:color="auto"/>
                        <w:right w:val="none" w:sz="0" w:space="0" w:color="auto"/>
                      </w:divBdr>
                      <w:divsChild>
                        <w:div w:id="1107045401">
                          <w:marLeft w:val="0"/>
                          <w:marRight w:val="0"/>
                          <w:marTop w:val="0"/>
                          <w:marBottom w:val="0"/>
                          <w:divBdr>
                            <w:top w:val="none" w:sz="0" w:space="0" w:color="auto"/>
                            <w:left w:val="none" w:sz="0" w:space="0" w:color="auto"/>
                            <w:bottom w:val="none" w:sz="0" w:space="0" w:color="auto"/>
                            <w:right w:val="none" w:sz="0" w:space="0" w:color="auto"/>
                          </w:divBdr>
                        </w:div>
                        <w:div w:id="2034334615">
                          <w:marLeft w:val="0"/>
                          <w:marRight w:val="0"/>
                          <w:marTop w:val="0"/>
                          <w:marBottom w:val="0"/>
                          <w:divBdr>
                            <w:top w:val="none" w:sz="0" w:space="0" w:color="auto"/>
                            <w:left w:val="none" w:sz="0" w:space="0" w:color="auto"/>
                            <w:bottom w:val="none" w:sz="0" w:space="0" w:color="auto"/>
                            <w:right w:val="none" w:sz="0" w:space="0" w:color="auto"/>
                          </w:divBdr>
                        </w:div>
                        <w:div w:id="201089381">
                          <w:marLeft w:val="0"/>
                          <w:marRight w:val="0"/>
                          <w:marTop w:val="0"/>
                          <w:marBottom w:val="0"/>
                          <w:divBdr>
                            <w:top w:val="none" w:sz="0" w:space="0" w:color="auto"/>
                            <w:left w:val="none" w:sz="0" w:space="0" w:color="auto"/>
                            <w:bottom w:val="none" w:sz="0" w:space="0" w:color="auto"/>
                            <w:right w:val="none" w:sz="0" w:space="0" w:color="auto"/>
                          </w:divBdr>
                        </w:div>
                        <w:div w:id="193809439">
                          <w:marLeft w:val="0"/>
                          <w:marRight w:val="0"/>
                          <w:marTop w:val="0"/>
                          <w:marBottom w:val="0"/>
                          <w:divBdr>
                            <w:top w:val="none" w:sz="0" w:space="0" w:color="auto"/>
                            <w:left w:val="none" w:sz="0" w:space="0" w:color="auto"/>
                            <w:bottom w:val="none" w:sz="0" w:space="0" w:color="auto"/>
                            <w:right w:val="none" w:sz="0" w:space="0" w:color="auto"/>
                          </w:divBdr>
                        </w:div>
                        <w:div w:id="113058227">
                          <w:marLeft w:val="0"/>
                          <w:marRight w:val="0"/>
                          <w:marTop w:val="0"/>
                          <w:marBottom w:val="0"/>
                          <w:divBdr>
                            <w:top w:val="none" w:sz="0" w:space="0" w:color="auto"/>
                            <w:left w:val="none" w:sz="0" w:space="0" w:color="auto"/>
                            <w:bottom w:val="none" w:sz="0" w:space="0" w:color="auto"/>
                            <w:right w:val="none" w:sz="0" w:space="0" w:color="auto"/>
                          </w:divBdr>
                        </w:div>
                        <w:div w:id="1169633454">
                          <w:marLeft w:val="0"/>
                          <w:marRight w:val="0"/>
                          <w:marTop w:val="0"/>
                          <w:marBottom w:val="0"/>
                          <w:divBdr>
                            <w:top w:val="none" w:sz="0" w:space="0" w:color="auto"/>
                            <w:left w:val="none" w:sz="0" w:space="0" w:color="auto"/>
                            <w:bottom w:val="none" w:sz="0" w:space="0" w:color="auto"/>
                            <w:right w:val="none" w:sz="0" w:space="0" w:color="auto"/>
                          </w:divBdr>
                        </w:div>
                        <w:div w:id="1313292637">
                          <w:marLeft w:val="0"/>
                          <w:marRight w:val="0"/>
                          <w:marTop w:val="0"/>
                          <w:marBottom w:val="0"/>
                          <w:divBdr>
                            <w:top w:val="none" w:sz="0" w:space="0" w:color="auto"/>
                            <w:left w:val="none" w:sz="0" w:space="0" w:color="auto"/>
                            <w:bottom w:val="none" w:sz="0" w:space="0" w:color="auto"/>
                            <w:right w:val="none" w:sz="0" w:space="0" w:color="auto"/>
                          </w:divBdr>
                        </w:div>
                        <w:div w:id="552742149">
                          <w:marLeft w:val="0"/>
                          <w:marRight w:val="0"/>
                          <w:marTop w:val="0"/>
                          <w:marBottom w:val="0"/>
                          <w:divBdr>
                            <w:top w:val="none" w:sz="0" w:space="0" w:color="auto"/>
                            <w:left w:val="none" w:sz="0" w:space="0" w:color="auto"/>
                            <w:bottom w:val="none" w:sz="0" w:space="0" w:color="auto"/>
                            <w:right w:val="none" w:sz="0" w:space="0" w:color="auto"/>
                          </w:divBdr>
                        </w:div>
                        <w:div w:id="569577499">
                          <w:marLeft w:val="0"/>
                          <w:marRight w:val="0"/>
                          <w:marTop w:val="0"/>
                          <w:marBottom w:val="0"/>
                          <w:divBdr>
                            <w:top w:val="none" w:sz="0" w:space="0" w:color="auto"/>
                            <w:left w:val="none" w:sz="0" w:space="0" w:color="auto"/>
                            <w:bottom w:val="none" w:sz="0" w:space="0" w:color="auto"/>
                            <w:right w:val="none" w:sz="0" w:space="0" w:color="auto"/>
                          </w:divBdr>
                        </w:div>
                        <w:div w:id="139537574">
                          <w:marLeft w:val="0"/>
                          <w:marRight w:val="0"/>
                          <w:marTop w:val="0"/>
                          <w:marBottom w:val="0"/>
                          <w:divBdr>
                            <w:top w:val="none" w:sz="0" w:space="0" w:color="auto"/>
                            <w:left w:val="none" w:sz="0" w:space="0" w:color="auto"/>
                            <w:bottom w:val="none" w:sz="0" w:space="0" w:color="auto"/>
                            <w:right w:val="none" w:sz="0" w:space="0" w:color="auto"/>
                          </w:divBdr>
                        </w:div>
                        <w:div w:id="1639603838">
                          <w:marLeft w:val="0"/>
                          <w:marRight w:val="0"/>
                          <w:marTop w:val="0"/>
                          <w:marBottom w:val="0"/>
                          <w:divBdr>
                            <w:top w:val="none" w:sz="0" w:space="0" w:color="auto"/>
                            <w:left w:val="none" w:sz="0" w:space="0" w:color="auto"/>
                            <w:bottom w:val="none" w:sz="0" w:space="0" w:color="auto"/>
                            <w:right w:val="none" w:sz="0" w:space="0" w:color="auto"/>
                          </w:divBdr>
                        </w:div>
                        <w:div w:id="371152925">
                          <w:marLeft w:val="0"/>
                          <w:marRight w:val="0"/>
                          <w:marTop w:val="0"/>
                          <w:marBottom w:val="0"/>
                          <w:divBdr>
                            <w:top w:val="none" w:sz="0" w:space="0" w:color="auto"/>
                            <w:left w:val="none" w:sz="0" w:space="0" w:color="auto"/>
                            <w:bottom w:val="none" w:sz="0" w:space="0" w:color="auto"/>
                            <w:right w:val="none" w:sz="0" w:space="0" w:color="auto"/>
                          </w:divBdr>
                        </w:div>
                        <w:div w:id="371925581">
                          <w:marLeft w:val="0"/>
                          <w:marRight w:val="0"/>
                          <w:marTop w:val="0"/>
                          <w:marBottom w:val="0"/>
                          <w:divBdr>
                            <w:top w:val="none" w:sz="0" w:space="0" w:color="auto"/>
                            <w:left w:val="none" w:sz="0" w:space="0" w:color="auto"/>
                            <w:bottom w:val="none" w:sz="0" w:space="0" w:color="auto"/>
                            <w:right w:val="none" w:sz="0" w:space="0" w:color="auto"/>
                          </w:divBdr>
                        </w:div>
                        <w:div w:id="1612933047">
                          <w:marLeft w:val="0"/>
                          <w:marRight w:val="0"/>
                          <w:marTop w:val="0"/>
                          <w:marBottom w:val="0"/>
                          <w:divBdr>
                            <w:top w:val="none" w:sz="0" w:space="0" w:color="auto"/>
                            <w:left w:val="none" w:sz="0" w:space="0" w:color="auto"/>
                            <w:bottom w:val="none" w:sz="0" w:space="0" w:color="auto"/>
                            <w:right w:val="none" w:sz="0" w:space="0" w:color="auto"/>
                          </w:divBdr>
                        </w:div>
                      </w:divsChild>
                    </w:div>
                    <w:div w:id="1913198718">
                      <w:marLeft w:val="0"/>
                      <w:marRight w:val="0"/>
                      <w:marTop w:val="0"/>
                      <w:marBottom w:val="0"/>
                      <w:divBdr>
                        <w:top w:val="none" w:sz="0" w:space="0" w:color="auto"/>
                        <w:left w:val="none" w:sz="0" w:space="0" w:color="auto"/>
                        <w:bottom w:val="none" w:sz="0" w:space="0" w:color="auto"/>
                        <w:right w:val="none" w:sz="0" w:space="0" w:color="auto"/>
                      </w:divBdr>
                      <w:divsChild>
                        <w:div w:id="1772042623">
                          <w:marLeft w:val="0"/>
                          <w:marRight w:val="0"/>
                          <w:marTop w:val="240"/>
                          <w:marBottom w:val="240"/>
                          <w:divBdr>
                            <w:top w:val="single" w:sz="6" w:space="0" w:color="86989B"/>
                            <w:left w:val="single" w:sz="6" w:space="0" w:color="86989B"/>
                            <w:bottom w:val="single" w:sz="6" w:space="0" w:color="86989B"/>
                            <w:right w:val="single" w:sz="6" w:space="0" w:color="86989B"/>
                          </w:divBdr>
                        </w:div>
                        <w:div w:id="1602685007">
                          <w:marLeft w:val="0"/>
                          <w:marRight w:val="0"/>
                          <w:marTop w:val="0"/>
                          <w:marBottom w:val="0"/>
                          <w:divBdr>
                            <w:top w:val="none" w:sz="0" w:space="0" w:color="auto"/>
                            <w:left w:val="none" w:sz="0" w:space="0" w:color="auto"/>
                            <w:bottom w:val="none" w:sz="0" w:space="0" w:color="auto"/>
                            <w:right w:val="none" w:sz="0" w:space="0" w:color="auto"/>
                          </w:divBdr>
                        </w:div>
                        <w:div w:id="933781035">
                          <w:marLeft w:val="0"/>
                          <w:marRight w:val="0"/>
                          <w:marTop w:val="0"/>
                          <w:marBottom w:val="0"/>
                          <w:divBdr>
                            <w:top w:val="none" w:sz="0" w:space="0" w:color="auto"/>
                            <w:left w:val="none" w:sz="0" w:space="0" w:color="auto"/>
                            <w:bottom w:val="none" w:sz="0" w:space="0" w:color="auto"/>
                            <w:right w:val="none" w:sz="0" w:space="0" w:color="auto"/>
                          </w:divBdr>
                        </w:div>
                        <w:div w:id="105107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4501981">
      <w:bodyDiv w:val="1"/>
      <w:marLeft w:val="0"/>
      <w:marRight w:val="0"/>
      <w:marTop w:val="0"/>
      <w:marBottom w:val="0"/>
      <w:divBdr>
        <w:top w:val="none" w:sz="0" w:space="0" w:color="auto"/>
        <w:left w:val="none" w:sz="0" w:space="0" w:color="auto"/>
        <w:bottom w:val="none" w:sz="0" w:space="0" w:color="auto"/>
        <w:right w:val="none" w:sz="0" w:space="0" w:color="auto"/>
      </w:divBdr>
    </w:div>
    <w:div w:id="806817082">
      <w:bodyDiv w:val="1"/>
      <w:marLeft w:val="0"/>
      <w:marRight w:val="0"/>
      <w:marTop w:val="0"/>
      <w:marBottom w:val="0"/>
      <w:divBdr>
        <w:top w:val="none" w:sz="0" w:space="0" w:color="auto"/>
        <w:left w:val="none" w:sz="0" w:space="0" w:color="auto"/>
        <w:bottom w:val="none" w:sz="0" w:space="0" w:color="auto"/>
        <w:right w:val="none" w:sz="0" w:space="0" w:color="auto"/>
      </w:divBdr>
    </w:div>
    <w:div w:id="926233090">
      <w:bodyDiv w:val="1"/>
      <w:marLeft w:val="0"/>
      <w:marRight w:val="0"/>
      <w:marTop w:val="0"/>
      <w:marBottom w:val="0"/>
      <w:divBdr>
        <w:top w:val="none" w:sz="0" w:space="0" w:color="auto"/>
        <w:left w:val="none" w:sz="0" w:space="0" w:color="auto"/>
        <w:bottom w:val="none" w:sz="0" w:space="0" w:color="auto"/>
        <w:right w:val="none" w:sz="0" w:space="0" w:color="auto"/>
      </w:divBdr>
      <w:divsChild>
        <w:div w:id="719086625">
          <w:marLeft w:val="0"/>
          <w:marRight w:val="0"/>
          <w:marTop w:val="0"/>
          <w:marBottom w:val="0"/>
          <w:divBdr>
            <w:top w:val="none" w:sz="0" w:space="0" w:color="auto"/>
            <w:left w:val="none" w:sz="0" w:space="0" w:color="auto"/>
            <w:bottom w:val="none" w:sz="0" w:space="0" w:color="auto"/>
            <w:right w:val="none" w:sz="0" w:space="0" w:color="auto"/>
          </w:divBdr>
        </w:div>
        <w:div w:id="1645353624">
          <w:marLeft w:val="0"/>
          <w:marRight w:val="0"/>
          <w:marTop w:val="0"/>
          <w:marBottom w:val="0"/>
          <w:divBdr>
            <w:top w:val="none" w:sz="0" w:space="0" w:color="auto"/>
            <w:left w:val="none" w:sz="0" w:space="0" w:color="auto"/>
            <w:bottom w:val="none" w:sz="0" w:space="0" w:color="auto"/>
            <w:right w:val="none" w:sz="0" w:space="0" w:color="auto"/>
          </w:divBdr>
        </w:div>
        <w:div w:id="1031146882">
          <w:marLeft w:val="0"/>
          <w:marRight w:val="0"/>
          <w:marTop w:val="0"/>
          <w:marBottom w:val="0"/>
          <w:divBdr>
            <w:top w:val="none" w:sz="0" w:space="0" w:color="auto"/>
            <w:left w:val="none" w:sz="0" w:space="0" w:color="auto"/>
            <w:bottom w:val="none" w:sz="0" w:space="0" w:color="auto"/>
            <w:right w:val="none" w:sz="0" w:space="0" w:color="auto"/>
          </w:divBdr>
        </w:div>
        <w:div w:id="1332099315">
          <w:marLeft w:val="0"/>
          <w:marRight w:val="0"/>
          <w:marTop w:val="0"/>
          <w:marBottom w:val="0"/>
          <w:divBdr>
            <w:top w:val="none" w:sz="0" w:space="0" w:color="auto"/>
            <w:left w:val="none" w:sz="0" w:space="0" w:color="auto"/>
            <w:bottom w:val="none" w:sz="0" w:space="0" w:color="auto"/>
            <w:right w:val="none" w:sz="0" w:space="0" w:color="auto"/>
          </w:divBdr>
        </w:div>
        <w:div w:id="1459177034">
          <w:marLeft w:val="0"/>
          <w:marRight w:val="0"/>
          <w:marTop w:val="0"/>
          <w:marBottom w:val="0"/>
          <w:divBdr>
            <w:top w:val="none" w:sz="0" w:space="0" w:color="auto"/>
            <w:left w:val="none" w:sz="0" w:space="0" w:color="auto"/>
            <w:bottom w:val="none" w:sz="0" w:space="0" w:color="auto"/>
            <w:right w:val="none" w:sz="0" w:space="0" w:color="auto"/>
          </w:divBdr>
        </w:div>
        <w:div w:id="865412350">
          <w:marLeft w:val="0"/>
          <w:marRight w:val="0"/>
          <w:marTop w:val="0"/>
          <w:marBottom w:val="0"/>
          <w:divBdr>
            <w:top w:val="none" w:sz="0" w:space="0" w:color="auto"/>
            <w:left w:val="none" w:sz="0" w:space="0" w:color="auto"/>
            <w:bottom w:val="none" w:sz="0" w:space="0" w:color="auto"/>
            <w:right w:val="none" w:sz="0" w:space="0" w:color="auto"/>
          </w:divBdr>
        </w:div>
        <w:div w:id="740829599">
          <w:marLeft w:val="0"/>
          <w:marRight w:val="0"/>
          <w:marTop w:val="0"/>
          <w:marBottom w:val="0"/>
          <w:divBdr>
            <w:top w:val="none" w:sz="0" w:space="0" w:color="auto"/>
            <w:left w:val="none" w:sz="0" w:space="0" w:color="auto"/>
            <w:bottom w:val="none" w:sz="0" w:space="0" w:color="auto"/>
            <w:right w:val="none" w:sz="0" w:space="0" w:color="auto"/>
          </w:divBdr>
        </w:div>
        <w:div w:id="1193956809">
          <w:marLeft w:val="0"/>
          <w:marRight w:val="0"/>
          <w:marTop w:val="0"/>
          <w:marBottom w:val="0"/>
          <w:divBdr>
            <w:top w:val="none" w:sz="0" w:space="0" w:color="auto"/>
            <w:left w:val="none" w:sz="0" w:space="0" w:color="auto"/>
            <w:bottom w:val="none" w:sz="0" w:space="0" w:color="auto"/>
            <w:right w:val="none" w:sz="0" w:space="0" w:color="auto"/>
          </w:divBdr>
        </w:div>
        <w:div w:id="450638132">
          <w:marLeft w:val="0"/>
          <w:marRight w:val="0"/>
          <w:marTop w:val="0"/>
          <w:marBottom w:val="0"/>
          <w:divBdr>
            <w:top w:val="none" w:sz="0" w:space="0" w:color="auto"/>
            <w:left w:val="none" w:sz="0" w:space="0" w:color="auto"/>
            <w:bottom w:val="none" w:sz="0" w:space="0" w:color="auto"/>
            <w:right w:val="none" w:sz="0" w:space="0" w:color="auto"/>
          </w:divBdr>
        </w:div>
        <w:div w:id="743069652">
          <w:marLeft w:val="0"/>
          <w:marRight w:val="0"/>
          <w:marTop w:val="0"/>
          <w:marBottom w:val="0"/>
          <w:divBdr>
            <w:top w:val="none" w:sz="0" w:space="0" w:color="auto"/>
            <w:left w:val="none" w:sz="0" w:space="0" w:color="auto"/>
            <w:bottom w:val="none" w:sz="0" w:space="0" w:color="auto"/>
            <w:right w:val="none" w:sz="0" w:space="0" w:color="auto"/>
          </w:divBdr>
        </w:div>
        <w:div w:id="1966882382">
          <w:marLeft w:val="0"/>
          <w:marRight w:val="0"/>
          <w:marTop w:val="0"/>
          <w:marBottom w:val="0"/>
          <w:divBdr>
            <w:top w:val="none" w:sz="0" w:space="0" w:color="auto"/>
            <w:left w:val="none" w:sz="0" w:space="0" w:color="auto"/>
            <w:bottom w:val="none" w:sz="0" w:space="0" w:color="auto"/>
            <w:right w:val="none" w:sz="0" w:space="0" w:color="auto"/>
          </w:divBdr>
        </w:div>
        <w:div w:id="1612279395">
          <w:marLeft w:val="0"/>
          <w:marRight w:val="0"/>
          <w:marTop w:val="0"/>
          <w:marBottom w:val="0"/>
          <w:divBdr>
            <w:top w:val="none" w:sz="0" w:space="0" w:color="auto"/>
            <w:left w:val="none" w:sz="0" w:space="0" w:color="auto"/>
            <w:bottom w:val="none" w:sz="0" w:space="0" w:color="auto"/>
            <w:right w:val="none" w:sz="0" w:space="0" w:color="auto"/>
          </w:divBdr>
        </w:div>
        <w:div w:id="1833522961">
          <w:marLeft w:val="0"/>
          <w:marRight w:val="0"/>
          <w:marTop w:val="0"/>
          <w:marBottom w:val="0"/>
          <w:divBdr>
            <w:top w:val="none" w:sz="0" w:space="0" w:color="auto"/>
            <w:left w:val="none" w:sz="0" w:space="0" w:color="auto"/>
            <w:bottom w:val="none" w:sz="0" w:space="0" w:color="auto"/>
            <w:right w:val="none" w:sz="0" w:space="0" w:color="auto"/>
          </w:divBdr>
        </w:div>
        <w:div w:id="1026639845">
          <w:marLeft w:val="0"/>
          <w:marRight w:val="0"/>
          <w:marTop w:val="0"/>
          <w:marBottom w:val="0"/>
          <w:divBdr>
            <w:top w:val="none" w:sz="0" w:space="0" w:color="auto"/>
            <w:left w:val="none" w:sz="0" w:space="0" w:color="auto"/>
            <w:bottom w:val="none" w:sz="0" w:space="0" w:color="auto"/>
            <w:right w:val="none" w:sz="0" w:space="0" w:color="auto"/>
          </w:divBdr>
        </w:div>
        <w:div w:id="1048606814">
          <w:marLeft w:val="0"/>
          <w:marRight w:val="0"/>
          <w:marTop w:val="0"/>
          <w:marBottom w:val="0"/>
          <w:divBdr>
            <w:top w:val="none" w:sz="0" w:space="0" w:color="auto"/>
            <w:left w:val="none" w:sz="0" w:space="0" w:color="auto"/>
            <w:bottom w:val="none" w:sz="0" w:space="0" w:color="auto"/>
            <w:right w:val="none" w:sz="0" w:space="0" w:color="auto"/>
          </w:divBdr>
        </w:div>
        <w:div w:id="1470782561">
          <w:marLeft w:val="0"/>
          <w:marRight w:val="0"/>
          <w:marTop w:val="0"/>
          <w:marBottom w:val="0"/>
          <w:divBdr>
            <w:top w:val="none" w:sz="0" w:space="0" w:color="auto"/>
            <w:left w:val="none" w:sz="0" w:space="0" w:color="auto"/>
            <w:bottom w:val="none" w:sz="0" w:space="0" w:color="auto"/>
            <w:right w:val="none" w:sz="0" w:space="0" w:color="auto"/>
          </w:divBdr>
        </w:div>
        <w:div w:id="593247726">
          <w:marLeft w:val="0"/>
          <w:marRight w:val="0"/>
          <w:marTop w:val="0"/>
          <w:marBottom w:val="0"/>
          <w:divBdr>
            <w:top w:val="none" w:sz="0" w:space="0" w:color="auto"/>
            <w:left w:val="none" w:sz="0" w:space="0" w:color="auto"/>
            <w:bottom w:val="none" w:sz="0" w:space="0" w:color="auto"/>
            <w:right w:val="none" w:sz="0" w:space="0" w:color="auto"/>
          </w:divBdr>
        </w:div>
        <w:div w:id="1936673983">
          <w:marLeft w:val="0"/>
          <w:marRight w:val="0"/>
          <w:marTop w:val="0"/>
          <w:marBottom w:val="0"/>
          <w:divBdr>
            <w:top w:val="none" w:sz="0" w:space="0" w:color="auto"/>
            <w:left w:val="none" w:sz="0" w:space="0" w:color="auto"/>
            <w:bottom w:val="none" w:sz="0" w:space="0" w:color="auto"/>
            <w:right w:val="none" w:sz="0" w:space="0" w:color="auto"/>
          </w:divBdr>
        </w:div>
        <w:div w:id="1274939827">
          <w:marLeft w:val="0"/>
          <w:marRight w:val="0"/>
          <w:marTop w:val="0"/>
          <w:marBottom w:val="0"/>
          <w:divBdr>
            <w:top w:val="none" w:sz="0" w:space="0" w:color="auto"/>
            <w:left w:val="none" w:sz="0" w:space="0" w:color="auto"/>
            <w:bottom w:val="none" w:sz="0" w:space="0" w:color="auto"/>
            <w:right w:val="none" w:sz="0" w:space="0" w:color="auto"/>
          </w:divBdr>
        </w:div>
        <w:div w:id="382489611">
          <w:marLeft w:val="0"/>
          <w:marRight w:val="0"/>
          <w:marTop w:val="0"/>
          <w:marBottom w:val="0"/>
          <w:divBdr>
            <w:top w:val="none" w:sz="0" w:space="0" w:color="auto"/>
            <w:left w:val="none" w:sz="0" w:space="0" w:color="auto"/>
            <w:bottom w:val="none" w:sz="0" w:space="0" w:color="auto"/>
            <w:right w:val="none" w:sz="0" w:space="0" w:color="auto"/>
          </w:divBdr>
        </w:div>
        <w:div w:id="1466973639">
          <w:marLeft w:val="0"/>
          <w:marRight w:val="0"/>
          <w:marTop w:val="0"/>
          <w:marBottom w:val="0"/>
          <w:divBdr>
            <w:top w:val="none" w:sz="0" w:space="0" w:color="auto"/>
            <w:left w:val="none" w:sz="0" w:space="0" w:color="auto"/>
            <w:bottom w:val="none" w:sz="0" w:space="0" w:color="auto"/>
            <w:right w:val="none" w:sz="0" w:space="0" w:color="auto"/>
          </w:divBdr>
        </w:div>
        <w:div w:id="401098250">
          <w:marLeft w:val="0"/>
          <w:marRight w:val="0"/>
          <w:marTop w:val="0"/>
          <w:marBottom w:val="0"/>
          <w:divBdr>
            <w:top w:val="none" w:sz="0" w:space="0" w:color="auto"/>
            <w:left w:val="none" w:sz="0" w:space="0" w:color="auto"/>
            <w:bottom w:val="none" w:sz="0" w:space="0" w:color="auto"/>
            <w:right w:val="none" w:sz="0" w:space="0" w:color="auto"/>
          </w:divBdr>
        </w:div>
        <w:div w:id="2092316845">
          <w:marLeft w:val="0"/>
          <w:marRight w:val="0"/>
          <w:marTop w:val="0"/>
          <w:marBottom w:val="0"/>
          <w:divBdr>
            <w:top w:val="none" w:sz="0" w:space="0" w:color="auto"/>
            <w:left w:val="none" w:sz="0" w:space="0" w:color="auto"/>
            <w:bottom w:val="none" w:sz="0" w:space="0" w:color="auto"/>
            <w:right w:val="none" w:sz="0" w:space="0" w:color="auto"/>
          </w:divBdr>
        </w:div>
        <w:div w:id="1699815322">
          <w:marLeft w:val="0"/>
          <w:marRight w:val="0"/>
          <w:marTop w:val="0"/>
          <w:marBottom w:val="0"/>
          <w:divBdr>
            <w:top w:val="none" w:sz="0" w:space="0" w:color="auto"/>
            <w:left w:val="none" w:sz="0" w:space="0" w:color="auto"/>
            <w:bottom w:val="none" w:sz="0" w:space="0" w:color="auto"/>
            <w:right w:val="none" w:sz="0" w:space="0" w:color="auto"/>
          </w:divBdr>
        </w:div>
        <w:div w:id="1907451770">
          <w:marLeft w:val="0"/>
          <w:marRight w:val="0"/>
          <w:marTop w:val="0"/>
          <w:marBottom w:val="0"/>
          <w:divBdr>
            <w:top w:val="none" w:sz="0" w:space="0" w:color="auto"/>
            <w:left w:val="none" w:sz="0" w:space="0" w:color="auto"/>
            <w:bottom w:val="none" w:sz="0" w:space="0" w:color="auto"/>
            <w:right w:val="none" w:sz="0" w:space="0" w:color="auto"/>
          </w:divBdr>
        </w:div>
        <w:div w:id="1263605548">
          <w:marLeft w:val="0"/>
          <w:marRight w:val="0"/>
          <w:marTop w:val="0"/>
          <w:marBottom w:val="0"/>
          <w:divBdr>
            <w:top w:val="none" w:sz="0" w:space="0" w:color="auto"/>
            <w:left w:val="none" w:sz="0" w:space="0" w:color="auto"/>
            <w:bottom w:val="none" w:sz="0" w:space="0" w:color="auto"/>
            <w:right w:val="none" w:sz="0" w:space="0" w:color="auto"/>
          </w:divBdr>
        </w:div>
        <w:div w:id="1858538369">
          <w:marLeft w:val="0"/>
          <w:marRight w:val="0"/>
          <w:marTop w:val="0"/>
          <w:marBottom w:val="0"/>
          <w:divBdr>
            <w:top w:val="none" w:sz="0" w:space="0" w:color="auto"/>
            <w:left w:val="none" w:sz="0" w:space="0" w:color="auto"/>
            <w:bottom w:val="none" w:sz="0" w:space="0" w:color="auto"/>
            <w:right w:val="none" w:sz="0" w:space="0" w:color="auto"/>
          </w:divBdr>
        </w:div>
        <w:div w:id="1841845804">
          <w:marLeft w:val="0"/>
          <w:marRight w:val="0"/>
          <w:marTop w:val="0"/>
          <w:marBottom w:val="0"/>
          <w:divBdr>
            <w:top w:val="none" w:sz="0" w:space="0" w:color="auto"/>
            <w:left w:val="none" w:sz="0" w:space="0" w:color="auto"/>
            <w:bottom w:val="none" w:sz="0" w:space="0" w:color="auto"/>
            <w:right w:val="none" w:sz="0" w:space="0" w:color="auto"/>
          </w:divBdr>
        </w:div>
        <w:div w:id="1758600016">
          <w:marLeft w:val="0"/>
          <w:marRight w:val="0"/>
          <w:marTop w:val="0"/>
          <w:marBottom w:val="0"/>
          <w:divBdr>
            <w:top w:val="none" w:sz="0" w:space="0" w:color="auto"/>
            <w:left w:val="none" w:sz="0" w:space="0" w:color="auto"/>
            <w:bottom w:val="none" w:sz="0" w:space="0" w:color="auto"/>
            <w:right w:val="none" w:sz="0" w:space="0" w:color="auto"/>
          </w:divBdr>
        </w:div>
        <w:div w:id="1409963801">
          <w:marLeft w:val="0"/>
          <w:marRight w:val="0"/>
          <w:marTop w:val="0"/>
          <w:marBottom w:val="0"/>
          <w:divBdr>
            <w:top w:val="none" w:sz="0" w:space="0" w:color="auto"/>
            <w:left w:val="none" w:sz="0" w:space="0" w:color="auto"/>
            <w:bottom w:val="none" w:sz="0" w:space="0" w:color="auto"/>
            <w:right w:val="none" w:sz="0" w:space="0" w:color="auto"/>
          </w:divBdr>
        </w:div>
        <w:div w:id="1874923540">
          <w:marLeft w:val="0"/>
          <w:marRight w:val="0"/>
          <w:marTop w:val="0"/>
          <w:marBottom w:val="0"/>
          <w:divBdr>
            <w:top w:val="none" w:sz="0" w:space="0" w:color="auto"/>
            <w:left w:val="none" w:sz="0" w:space="0" w:color="auto"/>
            <w:bottom w:val="none" w:sz="0" w:space="0" w:color="auto"/>
            <w:right w:val="none" w:sz="0" w:space="0" w:color="auto"/>
          </w:divBdr>
        </w:div>
        <w:div w:id="1386418245">
          <w:marLeft w:val="0"/>
          <w:marRight w:val="0"/>
          <w:marTop w:val="0"/>
          <w:marBottom w:val="0"/>
          <w:divBdr>
            <w:top w:val="none" w:sz="0" w:space="0" w:color="auto"/>
            <w:left w:val="none" w:sz="0" w:space="0" w:color="auto"/>
            <w:bottom w:val="none" w:sz="0" w:space="0" w:color="auto"/>
            <w:right w:val="none" w:sz="0" w:space="0" w:color="auto"/>
          </w:divBdr>
        </w:div>
        <w:div w:id="984968529">
          <w:marLeft w:val="0"/>
          <w:marRight w:val="0"/>
          <w:marTop w:val="0"/>
          <w:marBottom w:val="0"/>
          <w:divBdr>
            <w:top w:val="none" w:sz="0" w:space="0" w:color="auto"/>
            <w:left w:val="none" w:sz="0" w:space="0" w:color="auto"/>
            <w:bottom w:val="none" w:sz="0" w:space="0" w:color="auto"/>
            <w:right w:val="none" w:sz="0" w:space="0" w:color="auto"/>
          </w:divBdr>
        </w:div>
        <w:div w:id="1540435745">
          <w:marLeft w:val="0"/>
          <w:marRight w:val="0"/>
          <w:marTop w:val="0"/>
          <w:marBottom w:val="0"/>
          <w:divBdr>
            <w:top w:val="none" w:sz="0" w:space="0" w:color="auto"/>
            <w:left w:val="none" w:sz="0" w:space="0" w:color="auto"/>
            <w:bottom w:val="none" w:sz="0" w:space="0" w:color="auto"/>
            <w:right w:val="none" w:sz="0" w:space="0" w:color="auto"/>
          </w:divBdr>
        </w:div>
        <w:div w:id="686106196">
          <w:marLeft w:val="0"/>
          <w:marRight w:val="0"/>
          <w:marTop w:val="0"/>
          <w:marBottom w:val="0"/>
          <w:divBdr>
            <w:top w:val="none" w:sz="0" w:space="0" w:color="auto"/>
            <w:left w:val="none" w:sz="0" w:space="0" w:color="auto"/>
            <w:bottom w:val="none" w:sz="0" w:space="0" w:color="auto"/>
            <w:right w:val="none" w:sz="0" w:space="0" w:color="auto"/>
          </w:divBdr>
        </w:div>
        <w:div w:id="91243411">
          <w:marLeft w:val="0"/>
          <w:marRight w:val="0"/>
          <w:marTop w:val="0"/>
          <w:marBottom w:val="0"/>
          <w:divBdr>
            <w:top w:val="none" w:sz="0" w:space="0" w:color="auto"/>
            <w:left w:val="none" w:sz="0" w:space="0" w:color="auto"/>
            <w:bottom w:val="none" w:sz="0" w:space="0" w:color="auto"/>
            <w:right w:val="none" w:sz="0" w:space="0" w:color="auto"/>
          </w:divBdr>
        </w:div>
        <w:div w:id="2133744962">
          <w:marLeft w:val="0"/>
          <w:marRight w:val="0"/>
          <w:marTop w:val="0"/>
          <w:marBottom w:val="0"/>
          <w:divBdr>
            <w:top w:val="none" w:sz="0" w:space="0" w:color="auto"/>
            <w:left w:val="none" w:sz="0" w:space="0" w:color="auto"/>
            <w:bottom w:val="none" w:sz="0" w:space="0" w:color="auto"/>
            <w:right w:val="none" w:sz="0" w:space="0" w:color="auto"/>
          </w:divBdr>
        </w:div>
        <w:div w:id="1077678042">
          <w:marLeft w:val="0"/>
          <w:marRight w:val="0"/>
          <w:marTop w:val="0"/>
          <w:marBottom w:val="0"/>
          <w:divBdr>
            <w:top w:val="none" w:sz="0" w:space="0" w:color="auto"/>
            <w:left w:val="none" w:sz="0" w:space="0" w:color="auto"/>
            <w:bottom w:val="none" w:sz="0" w:space="0" w:color="auto"/>
            <w:right w:val="none" w:sz="0" w:space="0" w:color="auto"/>
          </w:divBdr>
        </w:div>
        <w:div w:id="477068863">
          <w:marLeft w:val="0"/>
          <w:marRight w:val="0"/>
          <w:marTop w:val="0"/>
          <w:marBottom w:val="0"/>
          <w:divBdr>
            <w:top w:val="none" w:sz="0" w:space="0" w:color="auto"/>
            <w:left w:val="none" w:sz="0" w:space="0" w:color="auto"/>
            <w:bottom w:val="none" w:sz="0" w:space="0" w:color="auto"/>
            <w:right w:val="none" w:sz="0" w:space="0" w:color="auto"/>
          </w:divBdr>
        </w:div>
        <w:div w:id="1448818538">
          <w:marLeft w:val="0"/>
          <w:marRight w:val="0"/>
          <w:marTop w:val="0"/>
          <w:marBottom w:val="0"/>
          <w:divBdr>
            <w:top w:val="none" w:sz="0" w:space="0" w:color="auto"/>
            <w:left w:val="none" w:sz="0" w:space="0" w:color="auto"/>
            <w:bottom w:val="none" w:sz="0" w:space="0" w:color="auto"/>
            <w:right w:val="none" w:sz="0" w:space="0" w:color="auto"/>
          </w:divBdr>
        </w:div>
        <w:div w:id="2083285693">
          <w:marLeft w:val="0"/>
          <w:marRight w:val="0"/>
          <w:marTop w:val="0"/>
          <w:marBottom w:val="0"/>
          <w:divBdr>
            <w:top w:val="none" w:sz="0" w:space="0" w:color="auto"/>
            <w:left w:val="none" w:sz="0" w:space="0" w:color="auto"/>
            <w:bottom w:val="none" w:sz="0" w:space="0" w:color="auto"/>
            <w:right w:val="none" w:sz="0" w:space="0" w:color="auto"/>
          </w:divBdr>
        </w:div>
        <w:div w:id="32971937">
          <w:marLeft w:val="0"/>
          <w:marRight w:val="0"/>
          <w:marTop w:val="0"/>
          <w:marBottom w:val="0"/>
          <w:divBdr>
            <w:top w:val="none" w:sz="0" w:space="0" w:color="auto"/>
            <w:left w:val="none" w:sz="0" w:space="0" w:color="auto"/>
            <w:bottom w:val="none" w:sz="0" w:space="0" w:color="auto"/>
            <w:right w:val="none" w:sz="0" w:space="0" w:color="auto"/>
          </w:divBdr>
        </w:div>
        <w:div w:id="1453207762">
          <w:marLeft w:val="0"/>
          <w:marRight w:val="0"/>
          <w:marTop w:val="0"/>
          <w:marBottom w:val="0"/>
          <w:divBdr>
            <w:top w:val="none" w:sz="0" w:space="0" w:color="auto"/>
            <w:left w:val="none" w:sz="0" w:space="0" w:color="auto"/>
            <w:bottom w:val="none" w:sz="0" w:space="0" w:color="auto"/>
            <w:right w:val="none" w:sz="0" w:space="0" w:color="auto"/>
          </w:divBdr>
        </w:div>
        <w:div w:id="1919095993">
          <w:marLeft w:val="0"/>
          <w:marRight w:val="0"/>
          <w:marTop w:val="0"/>
          <w:marBottom w:val="0"/>
          <w:divBdr>
            <w:top w:val="none" w:sz="0" w:space="0" w:color="auto"/>
            <w:left w:val="none" w:sz="0" w:space="0" w:color="auto"/>
            <w:bottom w:val="none" w:sz="0" w:space="0" w:color="auto"/>
            <w:right w:val="none" w:sz="0" w:space="0" w:color="auto"/>
          </w:divBdr>
        </w:div>
        <w:div w:id="60325776">
          <w:marLeft w:val="0"/>
          <w:marRight w:val="0"/>
          <w:marTop w:val="0"/>
          <w:marBottom w:val="0"/>
          <w:divBdr>
            <w:top w:val="none" w:sz="0" w:space="0" w:color="auto"/>
            <w:left w:val="none" w:sz="0" w:space="0" w:color="auto"/>
            <w:bottom w:val="none" w:sz="0" w:space="0" w:color="auto"/>
            <w:right w:val="none" w:sz="0" w:space="0" w:color="auto"/>
          </w:divBdr>
        </w:div>
        <w:div w:id="1442913284">
          <w:marLeft w:val="0"/>
          <w:marRight w:val="0"/>
          <w:marTop w:val="0"/>
          <w:marBottom w:val="0"/>
          <w:divBdr>
            <w:top w:val="none" w:sz="0" w:space="0" w:color="auto"/>
            <w:left w:val="none" w:sz="0" w:space="0" w:color="auto"/>
            <w:bottom w:val="none" w:sz="0" w:space="0" w:color="auto"/>
            <w:right w:val="none" w:sz="0" w:space="0" w:color="auto"/>
          </w:divBdr>
        </w:div>
        <w:div w:id="1425147214">
          <w:marLeft w:val="0"/>
          <w:marRight w:val="0"/>
          <w:marTop w:val="0"/>
          <w:marBottom w:val="0"/>
          <w:divBdr>
            <w:top w:val="none" w:sz="0" w:space="0" w:color="auto"/>
            <w:left w:val="none" w:sz="0" w:space="0" w:color="auto"/>
            <w:bottom w:val="none" w:sz="0" w:space="0" w:color="auto"/>
            <w:right w:val="none" w:sz="0" w:space="0" w:color="auto"/>
          </w:divBdr>
        </w:div>
        <w:div w:id="98529289">
          <w:marLeft w:val="0"/>
          <w:marRight w:val="0"/>
          <w:marTop w:val="0"/>
          <w:marBottom w:val="0"/>
          <w:divBdr>
            <w:top w:val="none" w:sz="0" w:space="0" w:color="auto"/>
            <w:left w:val="none" w:sz="0" w:space="0" w:color="auto"/>
            <w:bottom w:val="none" w:sz="0" w:space="0" w:color="auto"/>
            <w:right w:val="none" w:sz="0" w:space="0" w:color="auto"/>
          </w:divBdr>
        </w:div>
        <w:div w:id="610236399">
          <w:marLeft w:val="0"/>
          <w:marRight w:val="0"/>
          <w:marTop w:val="0"/>
          <w:marBottom w:val="0"/>
          <w:divBdr>
            <w:top w:val="none" w:sz="0" w:space="0" w:color="auto"/>
            <w:left w:val="none" w:sz="0" w:space="0" w:color="auto"/>
            <w:bottom w:val="none" w:sz="0" w:space="0" w:color="auto"/>
            <w:right w:val="none" w:sz="0" w:space="0" w:color="auto"/>
          </w:divBdr>
        </w:div>
        <w:div w:id="809202768">
          <w:marLeft w:val="0"/>
          <w:marRight w:val="0"/>
          <w:marTop w:val="0"/>
          <w:marBottom w:val="0"/>
          <w:divBdr>
            <w:top w:val="none" w:sz="0" w:space="0" w:color="auto"/>
            <w:left w:val="none" w:sz="0" w:space="0" w:color="auto"/>
            <w:bottom w:val="none" w:sz="0" w:space="0" w:color="auto"/>
            <w:right w:val="none" w:sz="0" w:space="0" w:color="auto"/>
          </w:divBdr>
        </w:div>
        <w:div w:id="1122767853">
          <w:marLeft w:val="0"/>
          <w:marRight w:val="0"/>
          <w:marTop w:val="0"/>
          <w:marBottom w:val="0"/>
          <w:divBdr>
            <w:top w:val="none" w:sz="0" w:space="0" w:color="auto"/>
            <w:left w:val="none" w:sz="0" w:space="0" w:color="auto"/>
            <w:bottom w:val="none" w:sz="0" w:space="0" w:color="auto"/>
            <w:right w:val="none" w:sz="0" w:space="0" w:color="auto"/>
          </w:divBdr>
        </w:div>
        <w:div w:id="1824345264">
          <w:marLeft w:val="0"/>
          <w:marRight w:val="0"/>
          <w:marTop w:val="0"/>
          <w:marBottom w:val="0"/>
          <w:divBdr>
            <w:top w:val="none" w:sz="0" w:space="0" w:color="auto"/>
            <w:left w:val="none" w:sz="0" w:space="0" w:color="auto"/>
            <w:bottom w:val="none" w:sz="0" w:space="0" w:color="auto"/>
            <w:right w:val="none" w:sz="0" w:space="0" w:color="auto"/>
          </w:divBdr>
        </w:div>
        <w:div w:id="233665366">
          <w:marLeft w:val="0"/>
          <w:marRight w:val="0"/>
          <w:marTop w:val="0"/>
          <w:marBottom w:val="0"/>
          <w:divBdr>
            <w:top w:val="none" w:sz="0" w:space="0" w:color="auto"/>
            <w:left w:val="none" w:sz="0" w:space="0" w:color="auto"/>
            <w:bottom w:val="none" w:sz="0" w:space="0" w:color="auto"/>
            <w:right w:val="none" w:sz="0" w:space="0" w:color="auto"/>
          </w:divBdr>
        </w:div>
        <w:div w:id="1451319103">
          <w:marLeft w:val="0"/>
          <w:marRight w:val="0"/>
          <w:marTop w:val="0"/>
          <w:marBottom w:val="0"/>
          <w:divBdr>
            <w:top w:val="none" w:sz="0" w:space="0" w:color="auto"/>
            <w:left w:val="none" w:sz="0" w:space="0" w:color="auto"/>
            <w:bottom w:val="none" w:sz="0" w:space="0" w:color="auto"/>
            <w:right w:val="none" w:sz="0" w:space="0" w:color="auto"/>
          </w:divBdr>
        </w:div>
        <w:div w:id="352462170">
          <w:marLeft w:val="0"/>
          <w:marRight w:val="0"/>
          <w:marTop w:val="0"/>
          <w:marBottom w:val="0"/>
          <w:divBdr>
            <w:top w:val="none" w:sz="0" w:space="0" w:color="auto"/>
            <w:left w:val="none" w:sz="0" w:space="0" w:color="auto"/>
            <w:bottom w:val="none" w:sz="0" w:space="0" w:color="auto"/>
            <w:right w:val="none" w:sz="0" w:space="0" w:color="auto"/>
          </w:divBdr>
        </w:div>
        <w:div w:id="2136899458">
          <w:marLeft w:val="0"/>
          <w:marRight w:val="0"/>
          <w:marTop w:val="0"/>
          <w:marBottom w:val="0"/>
          <w:divBdr>
            <w:top w:val="none" w:sz="0" w:space="0" w:color="auto"/>
            <w:left w:val="none" w:sz="0" w:space="0" w:color="auto"/>
            <w:bottom w:val="none" w:sz="0" w:space="0" w:color="auto"/>
            <w:right w:val="none" w:sz="0" w:space="0" w:color="auto"/>
          </w:divBdr>
        </w:div>
        <w:div w:id="1060129732">
          <w:marLeft w:val="0"/>
          <w:marRight w:val="0"/>
          <w:marTop w:val="0"/>
          <w:marBottom w:val="0"/>
          <w:divBdr>
            <w:top w:val="none" w:sz="0" w:space="0" w:color="auto"/>
            <w:left w:val="none" w:sz="0" w:space="0" w:color="auto"/>
            <w:bottom w:val="none" w:sz="0" w:space="0" w:color="auto"/>
            <w:right w:val="none" w:sz="0" w:space="0" w:color="auto"/>
          </w:divBdr>
        </w:div>
        <w:div w:id="902640321">
          <w:marLeft w:val="0"/>
          <w:marRight w:val="0"/>
          <w:marTop w:val="0"/>
          <w:marBottom w:val="0"/>
          <w:divBdr>
            <w:top w:val="none" w:sz="0" w:space="0" w:color="auto"/>
            <w:left w:val="none" w:sz="0" w:space="0" w:color="auto"/>
            <w:bottom w:val="none" w:sz="0" w:space="0" w:color="auto"/>
            <w:right w:val="none" w:sz="0" w:space="0" w:color="auto"/>
          </w:divBdr>
        </w:div>
      </w:divsChild>
    </w:div>
    <w:div w:id="1152870320">
      <w:bodyDiv w:val="1"/>
      <w:marLeft w:val="0"/>
      <w:marRight w:val="0"/>
      <w:marTop w:val="0"/>
      <w:marBottom w:val="0"/>
      <w:divBdr>
        <w:top w:val="none" w:sz="0" w:space="0" w:color="auto"/>
        <w:left w:val="none" w:sz="0" w:space="0" w:color="auto"/>
        <w:bottom w:val="none" w:sz="0" w:space="0" w:color="auto"/>
        <w:right w:val="none" w:sz="0" w:space="0" w:color="auto"/>
      </w:divBdr>
    </w:div>
    <w:div w:id="1546481135">
      <w:bodyDiv w:val="1"/>
      <w:marLeft w:val="0"/>
      <w:marRight w:val="0"/>
      <w:marTop w:val="0"/>
      <w:marBottom w:val="0"/>
      <w:divBdr>
        <w:top w:val="none" w:sz="0" w:space="0" w:color="auto"/>
        <w:left w:val="none" w:sz="0" w:space="0" w:color="auto"/>
        <w:bottom w:val="none" w:sz="0" w:space="0" w:color="auto"/>
        <w:right w:val="none" w:sz="0" w:space="0" w:color="auto"/>
      </w:divBdr>
      <w:divsChild>
        <w:div w:id="1338190516">
          <w:marLeft w:val="0"/>
          <w:marRight w:val="0"/>
          <w:marTop w:val="0"/>
          <w:marBottom w:val="0"/>
          <w:divBdr>
            <w:top w:val="none" w:sz="0" w:space="0" w:color="auto"/>
            <w:left w:val="none" w:sz="0" w:space="0" w:color="auto"/>
            <w:bottom w:val="none" w:sz="0" w:space="0" w:color="auto"/>
            <w:right w:val="none" w:sz="0" w:space="0" w:color="auto"/>
          </w:divBdr>
          <w:divsChild>
            <w:div w:id="1351680149">
              <w:marLeft w:val="0"/>
              <w:marRight w:val="0"/>
              <w:marTop w:val="0"/>
              <w:marBottom w:val="0"/>
              <w:divBdr>
                <w:top w:val="none" w:sz="0" w:space="0" w:color="auto"/>
                <w:left w:val="none" w:sz="0" w:space="0" w:color="auto"/>
                <w:bottom w:val="none" w:sz="0" w:space="0" w:color="auto"/>
                <w:right w:val="none" w:sz="0" w:space="0" w:color="auto"/>
              </w:divBdr>
            </w:div>
          </w:divsChild>
        </w:div>
        <w:div w:id="1267275704">
          <w:marLeft w:val="0"/>
          <w:marRight w:val="0"/>
          <w:marTop w:val="0"/>
          <w:marBottom w:val="0"/>
          <w:divBdr>
            <w:top w:val="none" w:sz="0" w:space="0" w:color="auto"/>
            <w:left w:val="none" w:sz="0" w:space="0" w:color="auto"/>
            <w:bottom w:val="none" w:sz="0" w:space="0" w:color="auto"/>
            <w:right w:val="none" w:sz="0" w:space="0" w:color="auto"/>
          </w:divBdr>
          <w:divsChild>
            <w:div w:id="72744965">
              <w:marLeft w:val="0"/>
              <w:marRight w:val="0"/>
              <w:marTop w:val="0"/>
              <w:marBottom w:val="0"/>
              <w:divBdr>
                <w:top w:val="none" w:sz="0" w:space="0" w:color="auto"/>
                <w:left w:val="none" w:sz="0" w:space="0" w:color="auto"/>
                <w:bottom w:val="none" w:sz="0" w:space="0" w:color="auto"/>
                <w:right w:val="none" w:sz="0" w:space="0" w:color="auto"/>
              </w:divBdr>
            </w:div>
          </w:divsChild>
        </w:div>
        <w:div w:id="906494756">
          <w:marLeft w:val="0"/>
          <w:marRight w:val="0"/>
          <w:marTop w:val="0"/>
          <w:marBottom w:val="0"/>
          <w:divBdr>
            <w:top w:val="none" w:sz="0" w:space="0" w:color="auto"/>
            <w:left w:val="none" w:sz="0" w:space="0" w:color="auto"/>
            <w:bottom w:val="none" w:sz="0" w:space="0" w:color="auto"/>
            <w:right w:val="none" w:sz="0" w:space="0" w:color="auto"/>
          </w:divBdr>
          <w:divsChild>
            <w:div w:id="2035761975">
              <w:marLeft w:val="0"/>
              <w:marRight w:val="0"/>
              <w:marTop w:val="0"/>
              <w:marBottom w:val="0"/>
              <w:divBdr>
                <w:top w:val="none" w:sz="0" w:space="0" w:color="auto"/>
                <w:left w:val="none" w:sz="0" w:space="0" w:color="auto"/>
                <w:bottom w:val="none" w:sz="0" w:space="0" w:color="auto"/>
                <w:right w:val="none" w:sz="0" w:space="0" w:color="auto"/>
              </w:divBdr>
            </w:div>
          </w:divsChild>
        </w:div>
        <w:div w:id="1681008919">
          <w:marLeft w:val="0"/>
          <w:marRight w:val="0"/>
          <w:marTop w:val="0"/>
          <w:marBottom w:val="0"/>
          <w:divBdr>
            <w:top w:val="none" w:sz="0" w:space="0" w:color="auto"/>
            <w:left w:val="none" w:sz="0" w:space="0" w:color="auto"/>
            <w:bottom w:val="none" w:sz="0" w:space="0" w:color="auto"/>
            <w:right w:val="none" w:sz="0" w:space="0" w:color="auto"/>
          </w:divBdr>
          <w:divsChild>
            <w:div w:id="56322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6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User_story" TargetMode="External"/><Relationship Id="rId18" Type="http://schemas.openxmlformats.org/officeDocument/2006/relationships/hyperlink" Target="https://en.wikipedia.org/wiki/Switch_access_scanning"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http://joereddington.com/wp-content/uploads/2013/10/STAL9781614992950-0059_AC.pdf"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8.jpg"/><Relationship Id="rId5" Type="http://schemas.openxmlformats.org/officeDocument/2006/relationships/webSettings" Target="webSettings.xml"/><Relationship Id="rId15" Type="http://schemas.openxmlformats.org/officeDocument/2006/relationships/hyperlink" Target="http://communikate.equalitytime.co.uk/" TargetMode="External"/><Relationship Id="rId23" Type="http://schemas.openxmlformats.org/officeDocument/2006/relationships/image" Target="media/image7.png"/><Relationship Id="rId28" Type="http://schemas.microsoft.com/office/2016/09/relationships/commentsIds" Target="commentsIds.xml"/><Relationship Id="rId10" Type="http://schemas.openxmlformats.org/officeDocument/2006/relationships/image" Target="media/image2.png"/><Relationship Id="rId19" Type="http://schemas.openxmlformats.org/officeDocument/2006/relationships/hyperlink" Target="https://en.wikipedia.org/wiki/4%2B1_architectural_view_model" TargetMode="External"/><Relationship Id="rId4" Type="http://schemas.openxmlformats.org/officeDocument/2006/relationships/settings" Target="settings.xml"/><Relationship Id="rId9" Type="http://schemas.openxmlformats.org/officeDocument/2006/relationships/hyperlink" Target="https://github.com/eQualityTime/MHRA-Technical-File/blob/master/OVF%20controlled%20documents.csv" TargetMode="External"/><Relationship Id="rId14" Type="http://schemas.openxmlformats.org/officeDocument/2006/relationships/hyperlink" Target="http://aclweb.org/anthology/W14-1901" TargetMode="Externa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C6AAEC-E222-46D7-B7ED-3F10DCA4E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11</Pages>
  <Words>2321</Words>
  <Characters>13230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greg.smart</cp:lastModifiedBy>
  <cp:revision>2</cp:revision>
  <dcterms:created xsi:type="dcterms:W3CDTF">2018-10-03T12:22:00Z</dcterms:created>
  <dcterms:modified xsi:type="dcterms:W3CDTF">2018-10-16T08:35:00Z</dcterms:modified>
</cp:coreProperties>
</file>